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2ABC" w:rsidRPr="002B429B" w:rsidRDefault="0061302B" w:rsidP="001A5C10">
      <w:pPr>
        <w:pStyle w:val="Heading1"/>
        <w:ind w:left="0"/>
      </w:pPr>
      <w:r w:rsidRPr="002B429B">
        <w:t xml:space="preserve">A </w:t>
      </w:r>
      <w:r w:rsidR="00EE7988">
        <w:t>TECHNICAL REPORT</w:t>
      </w:r>
      <w:r w:rsidR="008A40B2">
        <w:t xml:space="preserve"> OF</w:t>
      </w:r>
    </w:p>
    <w:p w:rsidR="00FB2ABC" w:rsidRPr="002B429B" w:rsidRDefault="00FB2ABC" w:rsidP="001A5C10">
      <w:pPr>
        <w:pStyle w:val="Heading1"/>
        <w:ind w:left="0"/>
      </w:pPr>
      <w:r w:rsidRPr="002B429B">
        <w:t>STUDENTS’ INDUSTRIAL WORK EXPERIENCE SCHEME (SIWES)</w:t>
      </w:r>
    </w:p>
    <w:p w:rsidR="00C46400" w:rsidRDefault="00CE0B84" w:rsidP="001A5C10">
      <w:pPr>
        <w:pStyle w:val="Heading1"/>
        <w:ind w:left="0"/>
      </w:pPr>
      <w:r w:rsidRPr="008A40B2">
        <w:t>UNDERTAKEN AT</w:t>
      </w:r>
    </w:p>
    <w:p w:rsidR="00C46400" w:rsidRDefault="001A5C10" w:rsidP="001A5C10">
      <w:pPr>
        <w:pStyle w:val="Heading1"/>
        <w:ind w:left="0"/>
      </w:pPr>
      <w:r>
        <w:t>HOUSE OF ODUDUWA RESOU</w:t>
      </w:r>
      <w:r w:rsidRPr="002B429B">
        <w:t>R</w:t>
      </w:r>
      <w:r>
        <w:t>C</w:t>
      </w:r>
      <w:r w:rsidRPr="002B429B">
        <w:t>E LIMITED</w:t>
      </w:r>
    </w:p>
    <w:p w:rsidR="00EE7988" w:rsidRPr="008A40B2" w:rsidRDefault="00EE7988" w:rsidP="001A5C10">
      <w:pPr>
        <w:pStyle w:val="Heading1"/>
        <w:ind w:left="0"/>
      </w:pPr>
      <w:r w:rsidRPr="008A40B2">
        <w:t>OONI’S PALACE, ENUWA, ILE-IFE OSUN STATE</w:t>
      </w:r>
    </w:p>
    <w:p w:rsidR="00CE0B84" w:rsidRPr="002B429B" w:rsidRDefault="00CE0B84" w:rsidP="001A5C10">
      <w:pPr>
        <w:pStyle w:val="Heading1"/>
        <w:ind w:left="0"/>
      </w:pPr>
      <w:r w:rsidRPr="002B429B">
        <w:t>PREPARED</w:t>
      </w:r>
      <w:r w:rsidR="00EE7988">
        <w:t xml:space="preserve"> /SUBMITTED </w:t>
      </w:r>
      <w:r w:rsidRPr="002B429B">
        <w:t>BY</w:t>
      </w:r>
    </w:p>
    <w:p w:rsidR="00CE0B84" w:rsidRPr="002B429B" w:rsidRDefault="00CE0B84" w:rsidP="001A5C10">
      <w:pPr>
        <w:pStyle w:val="Heading1"/>
        <w:ind w:left="0"/>
      </w:pPr>
      <w:r w:rsidRPr="002B429B">
        <w:t>AFOLABI CALEB</w:t>
      </w:r>
      <w:r w:rsidR="001A5C10">
        <w:t xml:space="preserve"> FOLAHAN</w:t>
      </w:r>
    </w:p>
    <w:p w:rsidR="00CE0B84" w:rsidRPr="002B429B" w:rsidRDefault="008A40B2" w:rsidP="001A5C10">
      <w:pPr>
        <w:pStyle w:val="Heading1"/>
        <w:ind w:left="0"/>
      </w:pPr>
      <w:r>
        <w:t>BLD/2017/015</w:t>
      </w:r>
    </w:p>
    <w:p w:rsidR="00CE0B84" w:rsidRPr="002B429B" w:rsidRDefault="00EE7988" w:rsidP="001A5C10">
      <w:pPr>
        <w:pStyle w:val="Heading1"/>
        <w:ind w:left="0"/>
      </w:pPr>
      <w:r>
        <w:t>SUBMITTED TO</w:t>
      </w:r>
    </w:p>
    <w:p w:rsidR="00CE0B84" w:rsidRDefault="00EE7988" w:rsidP="001A5C10">
      <w:pPr>
        <w:pStyle w:val="Heading1"/>
        <w:ind w:left="0"/>
      </w:pPr>
      <w:r>
        <w:t>THE DEPARTMENT OF BUILDING</w:t>
      </w:r>
    </w:p>
    <w:p w:rsidR="00EE7988" w:rsidRPr="002B429B" w:rsidRDefault="00EE7988" w:rsidP="001A5C10">
      <w:pPr>
        <w:pStyle w:val="Heading1"/>
        <w:ind w:left="0"/>
      </w:pPr>
      <w:r>
        <w:t>FALCULTY OF ENVIRONMENTAL DESIGN AND MANAGEMENT</w:t>
      </w:r>
    </w:p>
    <w:p w:rsidR="002B429B" w:rsidRDefault="00DF3F8D" w:rsidP="001A5C10">
      <w:pPr>
        <w:pStyle w:val="Heading1"/>
        <w:ind w:left="0"/>
      </w:pPr>
      <w:r w:rsidRPr="002B429B">
        <w:t>OBAFEMI AWOLOWO UNVERSITY, ILE</w:t>
      </w:r>
      <w:r w:rsidR="00EE7988">
        <w:t xml:space="preserve">-IFE, OSUN STATE </w:t>
      </w:r>
      <w:r w:rsidRPr="002B429B">
        <w:t>IN</w:t>
      </w:r>
    </w:p>
    <w:p w:rsidR="00DF3F8D" w:rsidRPr="002B429B" w:rsidRDefault="00DF3F8D" w:rsidP="001A5C10">
      <w:pPr>
        <w:pStyle w:val="Heading1"/>
        <w:ind w:left="0"/>
      </w:pPr>
      <w:r w:rsidRPr="002B429B">
        <w:t>PARTIAL FULFILMENT OF TH</w:t>
      </w:r>
      <w:r w:rsidR="00EE7988">
        <w:t xml:space="preserve">E REQUIREMENTS FOR THE AWARD OF </w:t>
      </w:r>
      <w:r w:rsidRPr="002B429B">
        <w:t>BACHELOR OF SCIENCE</w:t>
      </w:r>
      <w:r w:rsidR="00EE7988">
        <w:t xml:space="preserve"> (B.SC) DEGREE IN BUILDING</w:t>
      </w:r>
    </w:p>
    <w:p w:rsidR="006B7FD8" w:rsidRPr="00FF3980" w:rsidRDefault="00D3604C" w:rsidP="001A5C10">
      <w:pPr>
        <w:pStyle w:val="Heading1"/>
        <w:ind w:left="0"/>
        <w:rPr>
          <w:rStyle w:val="fontstyle21"/>
          <w:bCs w:val="0"/>
          <w:color w:val="auto"/>
          <w:sz w:val="28"/>
          <w:szCs w:val="28"/>
        </w:rPr>
      </w:pPr>
      <w:r>
        <w:rPr>
          <w:noProof/>
        </w:rPr>
        <w:pict>
          <v:rect id="Rectangle 18" o:spid="_x0000_s2085" style="position:absolute;left:0;text-align:left;margin-left:423.85pt;margin-top:35.8pt;width:15.7pt;height:18.6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" fillcolor="white [3212]" stroked="f" strokeweight="1pt"/>
        </w:pict>
      </w:r>
      <w:r w:rsidR="00EE7988">
        <w:t>NOVEMBER TO JANUARY</w:t>
      </w:r>
      <w:r w:rsidRPr="00D3604C">
        <w:rPr>
          <w:bCs/>
          <w:noProof/>
          <w:sz w:val="24"/>
          <w:szCs w:val="24"/>
        </w:rPr>
        <w:pict>
          <v:rect id="Rectangle 19" o:spid="_x0000_s2084" style="position:absolute;left:0;text-align:left;margin-left:423.3pt;margin-top:63.35pt;width:11.6pt;height:20.3pt;z-index:251695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" fillcolor="white [3212]" stroked="f" strokeweight="1pt"/>
        </w:pict>
      </w:r>
    </w:p>
    <w:p w:rsidR="00ED4007" w:rsidRPr="006B7FD8" w:rsidRDefault="0003413D" w:rsidP="001A5C10">
      <w:pPr>
        <w:spacing w:line="360" w:lineRule="auto"/>
        <w:jc w:val="both"/>
        <w:rPr>
          <w:rStyle w:val="fontstyle11"/>
          <w:color w:val="auto"/>
        </w:rPr>
      </w:pPr>
      <w:r w:rsidRPr="006B7FD8">
        <w:rPr>
          <w:rStyle w:val="Heading1Char"/>
          <w:sz w:val="24"/>
          <w:szCs w:val="24"/>
        </w:rPr>
        <w:lastRenderedPageBreak/>
        <w:t>ABSTRACT</w:t>
      </w:r>
      <w:r w:rsidRPr="006B7FD8">
        <w:rPr>
          <w:rStyle w:val="Heading1Char"/>
          <w:sz w:val="24"/>
          <w:szCs w:val="24"/>
        </w:rPr>
        <w:br/>
      </w:r>
      <w:r w:rsidRPr="006B7FD8">
        <w:rPr>
          <w:rStyle w:val="fontstyle11"/>
          <w:color w:val="auto"/>
        </w:rPr>
        <w:t xml:space="preserve">        The Students’ Industrial Work Experience Scheme (SIWES) was initiated by</w:t>
      </w:r>
      <w:r w:rsidRPr="006B7FD8">
        <w:rPr>
          <w:rFonts w:ascii="Times New Roman" w:hAnsi="Times New Roman" w:cs="Times New Roman"/>
          <w:sz w:val="24"/>
          <w:szCs w:val="24"/>
        </w:rPr>
        <w:br/>
      </w:r>
      <w:r w:rsidRPr="006B7FD8">
        <w:rPr>
          <w:rStyle w:val="fontstyle11"/>
          <w:color w:val="auto"/>
        </w:rPr>
        <w:t>Industrial Training Fund (ITF) through the Federal Government of Nigeria to solve,</w:t>
      </w:r>
      <w:r w:rsidRPr="006B7FD8">
        <w:rPr>
          <w:rFonts w:ascii="Times New Roman" w:hAnsi="Times New Roman" w:cs="Times New Roman"/>
          <w:sz w:val="24"/>
          <w:szCs w:val="24"/>
        </w:rPr>
        <w:br/>
      </w:r>
      <w:r w:rsidRPr="006B7FD8">
        <w:rPr>
          <w:rStyle w:val="fontstyle11"/>
          <w:color w:val="auto"/>
        </w:rPr>
        <w:t>majorly, the problem of lack of adequate practical skills of tertiary institutions’</w:t>
      </w:r>
      <w:r w:rsidRPr="006B7FD8">
        <w:rPr>
          <w:rFonts w:ascii="Times New Roman" w:hAnsi="Times New Roman" w:cs="Times New Roman"/>
          <w:sz w:val="24"/>
          <w:szCs w:val="24"/>
        </w:rPr>
        <w:br/>
      </w:r>
      <w:r w:rsidRPr="006B7FD8">
        <w:rPr>
          <w:rStyle w:val="fontstyle11"/>
          <w:color w:val="auto"/>
        </w:rPr>
        <w:t>products in Nigerian industries. This siwes program, therefore exposes students to</w:t>
      </w:r>
      <w:r w:rsidRPr="006B7FD8">
        <w:rPr>
          <w:rFonts w:ascii="Times New Roman" w:hAnsi="Times New Roman" w:cs="Times New Roman"/>
          <w:sz w:val="24"/>
          <w:szCs w:val="24"/>
        </w:rPr>
        <w:br/>
      </w:r>
      <w:r w:rsidRPr="006B7FD8">
        <w:rPr>
          <w:rStyle w:val="fontstyle11"/>
          <w:color w:val="auto"/>
        </w:rPr>
        <w:t>professional work methods and acquisition of relevant technical skills and experience</w:t>
      </w:r>
      <w:r w:rsidRPr="006B7FD8">
        <w:rPr>
          <w:rFonts w:ascii="Times New Roman" w:hAnsi="Times New Roman" w:cs="Times New Roman"/>
          <w:sz w:val="24"/>
          <w:szCs w:val="24"/>
        </w:rPr>
        <w:br/>
      </w:r>
      <w:r w:rsidR="001A5C10">
        <w:rPr>
          <w:rStyle w:val="fontstyle11"/>
          <w:color w:val="auto"/>
        </w:rPr>
        <w:t>in</w:t>
      </w:r>
      <w:r w:rsidRPr="006B7FD8">
        <w:rPr>
          <w:rStyle w:val="fontstyle11"/>
          <w:color w:val="auto"/>
        </w:rPr>
        <w:t>their chosen fields.</w:t>
      </w:r>
      <w:r w:rsidRPr="006B7FD8">
        <w:rPr>
          <w:rFonts w:ascii="Times New Roman" w:hAnsi="Times New Roman" w:cs="Times New Roman"/>
          <w:sz w:val="24"/>
          <w:szCs w:val="24"/>
        </w:rPr>
        <w:br/>
      </w:r>
      <w:r w:rsidRPr="006B7FD8">
        <w:rPr>
          <w:rStyle w:val="fontstyle11"/>
          <w:color w:val="auto"/>
        </w:rPr>
        <w:t xml:space="preserve">        This report gives the details of the practical skills and experience gained at </w:t>
      </w:r>
      <w:bookmarkStart w:id="0" w:name="_Hlk90242595"/>
      <w:r w:rsidR="007A3C07" w:rsidRPr="006B7FD8">
        <w:rPr>
          <w:rStyle w:val="fontstyle11"/>
          <w:color w:val="auto"/>
        </w:rPr>
        <w:t>MOPOL BASE</w:t>
      </w:r>
      <w:r w:rsidRPr="006B7FD8">
        <w:rPr>
          <w:rStyle w:val="fontstyle11"/>
          <w:color w:val="auto"/>
        </w:rPr>
        <w:t>,</w:t>
      </w:r>
      <w:bookmarkEnd w:id="0"/>
      <w:r w:rsidRPr="006B7FD8">
        <w:rPr>
          <w:rStyle w:val="fontstyle11"/>
          <w:color w:val="auto"/>
        </w:rPr>
        <w:t xml:space="preserve"> during the period of attachment. Skills and construction methods employed in carrying out the va</w:t>
      </w:r>
      <w:r w:rsidR="005D5D0E" w:rsidRPr="006B7FD8">
        <w:rPr>
          <w:rStyle w:val="fontstyle11"/>
          <w:color w:val="auto"/>
        </w:rPr>
        <w:t>rious activities on the site with</w:t>
      </w:r>
      <w:r w:rsidR="006B07FB" w:rsidRPr="006B7FD8">
        <w:rPr>
          <w:rStyle w:val="fontstyle11"/>
          <w:color w:val="auto"/>
        </w:rPr>
        <w:t xml:space="preserve"> practical application of various equipment</w:t>
      </w:r>
      <w:r w:rsidRPr="006B7FD8">
        <w:rPr>
          <w:rStyle w:val="fontstyle11"/>
          <w:color w:val="auto"/>
        </w:rPr>
        <w:t xml:space="preserve"> are well reported.</w:t>
      </w:r>
      <w:r w:rsidRPr="006B7FD8">
        <w:rPr>
          <w:rFonts w:ascii="Times New Roman" w:hAnsi="Times New Roman" w:cs="Times New Roman"/>
          <w:sz w:val="24"/>
          <w:szCs w:val="24"/>
        </w:rPr>
        <w:br/>
      </w:r>
      <w:r w:rsidRPr="006B7FD8">
        <w:rPr>
          <w:rStyle w:val="fontstyle11"/>
          <w:color w:val="auto"/>
        </w:rPr>
        <w:t xml:space="preserve">        Conclusively, the period of industrial training provided a platform to gain insightful</w:t>
      </w:r>
      <w:r w:rsidRPr="006B7FD8">
        <w:rPr>
          <w:rFonts w:ascii="Times New Roman" w:hAnsi="Times New Roman" w:cs="Times New Roman"/>
          <w:sz w:val="24"/>
          <w:szCs w:val="24"/>
        </w:rPr>
        <w:br/>
      </w:r>
      <w:r w:rsidR="007A3C07" w:rsidRPr="006B7FD8">
        <w:rPr>
          <w:rStyle w:val="fontstyle11"/>
          <w:color w:val="auto"/>
        </w:rPr>
        <w:t>knowledge that Builders</w:t>
      </w:r>
      <w:r w:rsidRPr="006B7FD8">
        <w:rPr>
          <w:rStyle w:val="fontstyle11"/>
          <w:color w:val="auto"/>
        </w:rPr>
        <w:t xml:space="preserve"> can take up some special aspects of project operations such as project management</w:t>
      </w:r>
      <w:r w:rsidR="007A3C07" w:rsidRPr="006B7FD8">
        <w:rPr>
          <w:rStyle w:val="fontstyle11"/>
          <w:color w:val="auto"/>
        </w:rPr>
        <w:t>, consultancy and management of resources</w:t>
      </w:r>
      <w:r w:rsidRPr="006B7FD8">
        <w:rPr>
          <w:rStyle w:val="fontstyle11"/>
          <w:color w:val="auto"/>
        </w:rPr>
        <w:t>. Also, the major objective of SIWES was achieved as previoustheoretical knowledge gained in the classroom were seen practically at work.</w:t>
      </w:r>
    </w:p>
    <w:p w:rsidR="007C78F0" w:rsidRPr="006B7FD8" w:rsidRDefault="0003413D" w:rsidP="001A5C10">
      <w:pPr>
        <w:spacing w:line="360" w:lineRule="auto"/>
        <w:ind w:firstLine="720"/>
        <w:jc w:val="both"/>
        <w:rPr>
          <w:rStyle w:val="fontstyle11"/>
          <w:color w:val="auto"/>
        </w:rPr>
      </w:pPr>
      <w:r w:rsidRPr="006B7FD8">
        <w:rPr>
          <w:rStyle w:val="fontstyle11"/>
          <w:color w:val="auto"/>
        </w:rPr>
        <w:t xml:space="preserve">Recommendations to the participating and coordinating bodies (Federal Government,ITF, Obafemi Awolowo University and </w:t>
      </w:r>
      <w:r w:rsidR="006B07FB" w:rsidRPr="006B7FD8">
        <w:rPr>
          <w:rStyle w:val="fontstyle11"/>
          <w:color w:val="auto"/>
        </w:rPr>
        <w:t>projects house of oduduwa</w:t>
      </w:r>
      <w:r w:rsidRPr="006B7FD8">
        <w:rPr>
          <w:rStyle w:val="fontstyle11"/>
          <w:color w:val="auto"/>
        </w:rPr>
        <w:t>) were made from observations andlessons learnt.</w:t>
      </w:r>
    </w:p>
    <w:p w:rsidR="00ED4007" w:rsidRDefault="00ED4007" w:rsidP="001A5C10">
      <w:pPr>
        <w:spacing w:line="276" w:lineRule="auto"/>
        <w:ind w:firstLine="720"/>
        <w:jc w:val="both"/>
        <w:rPr>
          <w:rStyle w:val="fontstyle11"/>
          <w:color w:val="auto"/>
        </w:rPr>
      </w:pPr>
    </w:p>
    <w:p w:rsidR="006B7FD8" w:rsidRDefault="006B7FD8" w:rsidP="001A5C10">
      <w:pPr>
        <w:spacing w:line="276" w:lineRule="auto"/>
        <w:ind w:firstLine="720"/>
        <w:jc w:val="both"/>
        <w:rPr>
          <w:rStyle w:val="fontstyle11"/>
          <w:color w:val="auto"/>
        </w:rPr>
      </w:pPr>
    </w:p>
    <w:p w:rsidR="006B7FD8" w:rsidRDefault="006B7FD8" w:rsidP="001A5C10">
      <w:pPr>
        <w:spacing w:line="276" w:lineRule="auto"/>
        <w:ind w:firstLine="720"/>
        <w:jc w:val="both"/>
        <w:rPr>
          <w:rStyle w:val="fontstyle11"/>
          <w:color w:val="auto"/>
        </w:rPr>
      </w:pPr>
    </w:p>
    <w:p w:rsidR="006B7FD8" w:rsidRDefault="006B7FD8" w:rsidP="001A5C10">
      <w:pPr>
        <w:spacing w:line="276" w:lineRule="auto"/>
        <w:ind w:firstLine="720"/>
        <w:jc w:val="both"/>
        <w:rPr>
          <w:rStyle w:val="fontstyle11"/>
          <w:color w:val="auto"/>
        </w:rPr>
      </w:pPr>
    </w:p>
    <w:p w:rsidR="006B7FD8" w:rsidRDefault="006B7FD8" w:rsidP="001A5C10">
      <w:pPr>
        <w:spacing w:line="276" w:lineRule="auto"/>
        <w:ind w:firstLine="720"/>
        <w:jc w:val="both"/>
        <w:rPr>
          <w:rStyle w:val="fontstyle11"/>
          <w:color w:val="auto"/>
        </w:rPr>
      </w:pPr>
    </w:p>
    <w:p w:rsidR="00ED4007" w:rsidRDefault="00ED4007" w:rsidP="001A5C10">
      <w:pPr>
        <w:spacing w:line="276" w:lineRule="auto"/>
        <w:jc w:val="both"/>
        <w:rPr>
          <w:rStyle w:val="fontstyle11"/>
          <w:color w:val="auto"/>
        </w:rPr>
      </w:pPr>
    </w:p>
    <w:p w:rsidR="006B7FD8" w:rsidRPr="006B7FD8" w:rsidRDefault="006B7FD8" w:rsidP="001A5C10">
      <w:pPr>
        <w:spacing w:line="276" w:lineRule="auto"/>
        <w:jc w:val="both"/>
        <w:rPr>
          <w:rStyle w:val="fontstyle11"/>
          <w:color w:val="auto"/>
        </w:rPr>
      </w:pPr>
    </w:p>
    <w:p w:rsidR="00ED4007" w:rsidRPr="006B7FD8" w:rsidRDefault="00ED4007" w:rsidP="001A5C10">
      <w:pPr>
        <w:spacing w:line="276" w:lineRule="auto"/>
        <w:ind w:firstLine="720"/>
        <w:jc w:val="both"/>
        <w:rPr>
          <w:rStyle w:val="fontstyle11"/>
          <w:color w:val="auto"/>
        </w:rPr>
      </w:pPr>
    </w:p>
    <w:p w:rsidR="00ED4007" w:rsidRPr="006B7FD8" w:rsidRDefault="00ED4007" w:rsidP="001A5C10">
      <w:pPr>
        <w:spacing w:line="276" w:lineRule="auto"/>
        <w:ind w:firstLine="720"/>
        <w:jc w:val="both"/>
        <w:rPr>
          <w:rStyle w:val="fontstyle11"/>
          <w:color w:val="auto"/>
        </w:rPr>
      </w:pPr>
    </w:p>
    <w:p w:rsidR="00ED4007" w:rsidRPr="006B7FD8" w:rsidRDefault="00ED4007" w:rsidP="001A5C10">
      <w:pPr>
        <w:spacing w:line="276" w:lineRule="auto"/>
        <w:ind w:left="900"/>
        <w:jc w:val="both"/>
        <w:rPr>
          <w:rStyle w:val="fontstyle11"/>
          <w:color w:val="auto"/>
        </w:rPr>
      </w:pPr>
      <w:r w:rsidRPr="006B7FD8">
        <w:rPr>
          <w:rStyle w:val="Heading1Char"/>
          <w:sz w:val="24"/>
          <w:szCs w:val="24"/>
        </w:rPr>
        <w:t>DEDICATION</w:t>
      </w:r>
      <w:r w:rsidRPr="006B7FD8">
        <w:rPr>
          <w:rStyle w:val="Heading1Char"/>
          <w:sz w:val="24"/>
          <w:szCs w:val="24"/>
        </w:rPr>
        <w:br/>
      </w:r>
      <w:r w:rsidRPr="006B7FD8">
        <w:rPr>
          <w:rStyle w:val="fontstyle11"/>
          <w:color w:val="auto"/>
        </w:rPr>
        <w:t>To the Almighty God, the giver of inspiration and understanding, who provided me</w:t>
      </w:r>
      <w:r w:rsidRPr="006B7FD8">
        <w:rPr>
          <w:rFonts w:ascii="Times New Roman" w:hAnsi="Times New Roman" w:cs="Times New Roman"/>
          <w:sz w:val="24"/>
          <w:szCs w:val="24"/>
        </w:rPr>
        <w:br/>
      </w:r>
      <w:r w:rsidRPr="006B7FD8">
        <w:rPr>
          <w:rStyle w:val="fontstyle11"/>
          <w:color w:val="auto"/>
        </w:rPr>
        <w:t xml:space="preserve">the help and encouragement I needed before, during and after the period of </w:t>
      </w:r>
      <w:r w:rsidRPr="006B7FD8">
        <w:rPr>
          <w:rStyle w:val="fontstyle11"/>
          <w:color w:val="auto"/>
        </w:rPr>
        <w:lastRenderedPageBreak/>
        <w:t>industrial</w:t>
      </w:r>
      <w:r w:rsidRPr="006B7FD8">
        <w:rPr>
          <w:rFonts w:ascii="Times New Roman" w:hAnsi="Times New Roman" w:cs="Times New Roman"/>
          <w:sz w:val="24"/>
          <w:szCs w:val="24"/>
        </w:rPr>
        <w:br/>
      </w:r>
      <w:r w:rsidRPr="006B7FD8">
        <w:rPr>
          <w:rStyle w:val="fontstyle11"/>
          <w:color w:val="auto"/>
        </w:rPr>
        <w:t>training.</w:t>
      </w:r>
      <w:r w:rsidRPr="006B7FD8">
        <w:rPr>
          <w:rFonts w:ascii="Times New Roman" w:hAnsi="Times New Roman" w:cs="Times New Roman"/>
          <w:sz w:val="24"/>
          <w:szCs w:val="24"/>
        </w:rPr>
        <w:br/>
      </w:r>
      <w:r w:rsidRPr="006B7FD8">
        <w:rPr>
          <w:rStyle w:val="fontstyle11"/>
          <w:color w:val="auto"/>
        </w:rPr>
        <w:t>To all who have in one way or the other contributed a quota to the successful</w:t>
      </w:r>
      <w:r w:rsidRPr="006B7FD8">
        <w:rPr>
          <w:rFonts w:ascii="Times New Roman" w:hAnsi="Times New Roman" w:cs="Times New Roman"/>
          <w:sz w:val="24"/>
          <w:szCs w:val="24"/>
        </w:rPr>
        <w:br/>
      </w:r>
      <w:r w:rsidRPr="006B7FD8">
        <w:rPr>
          <w:rStyle w:val="fontstyle11"/>
          <w:color w:val="auto"/>
        </w:rPr>
        <w:t>completion of my SIWES program.</w:t>
      </w:r>
      <w:r w:rsidRPr="006B7FD8">
        <w:rPr>
          <w:rFonts w:ascii="Times New Roman" w:hAnsi="Times New Roman" w:cs="Times New Roman"/>
          <w:sz w:val="24"/>
          <w:szCs w:val="24"/>
        </w:rPr>
        <w:br/>
      </w:r>
      <w:r w:rsidRPr="006B7FD8">
        <w:rPr>
          <w:rStyle w:val="fontstyle11"/>
          <w:color w:val="auto"/>
        </w:rPr>
        <w:t>To everyone who will not relent in their pursuit for all round excellence.</w:t>
      </w: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Default="00ED4007"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Default="006B7FD8" w:rsidP="001A5C10">
      <w:pPr>
        <w:spacing w:line="276" w:lineRule="auto"/>
        <w:ind w:left="900"/>
        <w:jc w:val="both"/>
        <w:rPr>
          <w:rFonts w:ascii="Times New Roman" w:hAnsi="Times New Roman" w:cs="Times New Roman"/>
          <w:sz w:val="24"/>
          <w:szCs w:val="24"/>
        </w:rPr>
      </w:pPr>
    </w:p>
    <w:p w:rsidR="006B7FD8" w:rsidRPr="006B7FD8" w:rsidRDefault="006B7FD8"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ind w:left="900"/>
        <w:jc w:val="both"/>
        <w:rPr>
          <w:rFonts w:ascii="Times New Roman" w:hAnsi="Times New Roman" w:cs="Times New Roman"/>
          <w:sz w:val="24"/>
          <w:szCs w:val="24"/>
        </w:rPr>
      </w:pPr>
    </w:p>
    <w:p w:rsidR="00ED4007" w:rsidRPr="006B7FD8" w:rsidRDefault="00ED4007" w:rsidP="001A5C10">
      <w:pPr>
        <w:spacing w:line="276" w:lineRule="auto"/>
        <w:jc w:val="both"/>
        <w:rPr>
          <w:rFonts w:ascii="Times New Roman" w:hAnsi="Times New Roman" w:cs="Times New Roman"/>
          <w:sz w:val="24"/>
          <w:szCs w:val="24"/>
        </w:rPr>
      </w:pPr>
    </w:p>
    <w:p w:rsidR="008B3489" w:rsidRPr="006B7FD8" w:rsidRDefault="008B3489" w:rsidP="001A5C10">
      <w:pPr>
        <w:spacing w:line="360" w:lineRule="auto"/>
        <w:jc w:val="both"/>
        <w:rPr>
          <w:rStyle w:val="fontstyle11"/>
          <w:color w:val="auto"/>
        </w:rPr>
      </w:pPr>
      <w:r w:rsidRPr="006B7FD8">
        <w:rPr>
          <w:rStyle w:val="Heading1Char"/>
          <w:sz w:val="24"/>
          <w:szCs w:val="24"/>
        </w:rPr>
        <w:t>ACKNOWLEDGEMENT</w:t>
      </w:r>
      <w:r w:rsidRPr="006B7FD8">
        <w:rPr>
          <w:rStyle w:val="Heading1Char"/>
          <w:sz w:val="24"/>
          <w:szCs w:val="24"/>
        </w:rPr>
        <w:br/>
      </w:r>
      <w:r w:rsidRPr="006B7FD8">
        <w:rPr>
          <w:rStyle w:val="fontstyle11"/>
          <w:color w:val="auto"/>
        </w:rPr>
        <w:t>Special thanks to God Almighty who has been the giver of strength and life. He alone</w:t>
      </w:r>
      <w:r w:rsidRPr="006B7FD8">
        <w:rPr>
          <w:rFonts w:ascii="Times New Roman" w:hAnsi="Times New Roman" w:cs="Times New Roman"/>
          <w:sz w:val="24"/>
          <w:szCs w:val="24"/>
        </w:rPr>
        <w:br/>
      </w:r>
      <w:r w:rsidRPr="006B7FD8">
        <w:rPr>
          <w:rStyle w:val="fontstyle11"/>
          <w:color w:val="auto"/>
        </w:rPr>
        <w:t>has been the source of encouragement to me thr</w:t>
      </w:r>
      <w:r w:rsidR="002D6D5D" w:rsidRPr="006B7FD8">
        <w:rPr>
          <w:rStyle w:val="fontstyle11"/>
          <w:color w:val="auto"/>
        </w:rPr>
        <w:t>oughout the period of the SIWES</w:t>
      </w:r>
      <w:r w:rsidRPr="006B7FD8">
        <w:rPr>
          <w:rStyle w:val="fontstyle11"/>
          <w:color w:val="auto"/>
        </w:rPr>
        <w:t xml:space="preserve"> and</w:t>
      </w:r>
      <w:r w:rsidRPr="006B7FD8">
        <w:rPr>
          <w:rFonts w:ascii="Times New Roman" w:hAnsi="Times New Roman" w:cs="Times New Roman"/>
          <w:sz w:val="24"/>
          <w:szCs w:val="24"/>
        </w:rPr>
        <w:br/>
      </w:r>
      <w:r w:rsidRPr="006B7FD8">
        <w:rPr>
          <w:rStyle w:val="fontstyle11"/>
          <w:color w:val="auto"/>
        </w:rPr>
        <w:t>preparation of this report.</w:t>
      </w:r>
      <w:r w:rsidRPr="006B7FD8">
        <w:rPr>
          <w:rFonts w:ascii="Times New Roman" w:hAnsi="Times New Roman" w:cs="Times New Roman"/>
          <w:sz w:val="24"/>
          <w:szCs w:val="24"/>
        </w:rPr>
        <w:br/>
      </w:r>
      <w:r w:rsidRPr="006B7FD8">
        <w:rPr>
          <w:rStyle w:val="fontstyle11"/>
          <w:color w:val="auto"/>
        </w:rPr>
        <w:t>To my dear parents, Mr. and Mrs. Afolabi, I say thank you for your unrelenting</w:t>
      </w:r>
      <w:r w:rsidRPr="006B7FD8">
        <w:rPr>
          <w:rFonts w:ascii="Times New Roman" w:hAnsi="Times New Roman" w:cs="Times New Roman"/>
          <w:sz w:val="24"/>
          <w:szCs w:val="24"/>
        </w:rPr>
        <w:br/>
      </w:r>
      <w:r w:rsidRPr="006B7FD8">
        <w:rPr>
          <w:rStyle w:val="fontstyle11"/>
          <w:color w:val="auto"/>
        </w:rPr>
        <w:lastRenderedPageBreak/>
        <w:t xml:space="preserve">support so far financially, morally and spiritually. I deeply appreciate the </w:t>
      </w:r>
      <w:r w:rsidR="002D2EC6" w:rsidRPr="006B7FD8">
        <w:rPr>
          <w:rStyle w:val="fontstyle11"/>
          <w:color w:val="auto"/>
        </w:rPr>
        <w:t>unrele</w:t>
      </w:r>
      <w:r w:rsidR="006B07FB" w:rsidRPr="006B7FD8">
        <w:rPr>
          <w:rStyle w:val="fontstyle11"/>
          <w:color w:val="auto"/>
        </w:rPr>
        <w:t>nting guardianship of engineer J</w:t>
      </w:r>
      <w:r w:rsidR="002D2EC6" w:rsidRPr="006B7FD8">
        <w:rPr>
          <w:rStyle w:val="fontstyle11"/>
          <w:color w:val="auto"/>
        </w:rPr>
        <w:t>ide</w:t>
      </w:r>
      <w:r w:rsidRPr="006B7FD8">
        <w:rPr>
          <w:rStyle w:val="fontstyle11"/>
          <w:color w:val="auto"/>
        </w:rPr>
        <w:t>fina</w:t>
      </w:r>
      <w:r w:rsidR="00935A0D" w:rsidRPr="006B7FD8">
        <w:rPr>
          <w:rStyle w:val="fontstyle11"/>
          <w:color w:val="auto"/>
        </w:rPr>
        <w:t>ncially and</w:t>
      </w:r>
      <w:r w:rsidR="002D2EC6" w:rsidRPr="006B7FD8">
        <w:rPr>
          <w:rStyle w:val="fontstyle11"/>
          <w:color w:val="auto"/>
        </w:rPr>
        <w:t xml:space="preserve"> morally.</w:t>
      </w:r>
    </w:p>
    <w:p w:rsidR="008B3489" w:rsidRPr="006B7FD8" w:rsidRDefault="008B3489" w:rsidP="001A5C10">
      <w:pPr>
        <w:spacing w:line="360" w:lineRule="auto"/>
        <w:jc w:val="both"/>
        <w:rPr>
          <w:rStyle w:val="fontstyle11"/>
          <w:color w:val="auto"/>
        </w:rPr>
      </w:pPr>
      <w:r w:rsidRPr="006B7FD8">
        <w:rPr>
          <w:rStyle w:val="fontstyle11"/>
          <w:color w:val="auto"/>
        </w:rPr>
        <w:t xml:space="preserve">I greatly acknowledge the workers at </w:t>
      </w:r>
      <w:r w:rsidR="00935A0D" w:rsidRPr="006B7FD8">
        <w:rPr>
          <w:rStyle w:val="fontstyle11"/>
          <w:color w:val="auto"/>
        </w:rPr>
        <w:t>projects house of oduduwa,</w:t>
      </w:r>
      <w:r w:rsidRPr="006B7FD8">
        <w:rPr>
          <w:rStyle w:val="fontstyle11"/>
          <w:color w:val="auto"/>
        </w:rPr>
        <w:t xml:space="preserve"> for the knowledge well passed as everyone isa product of what he has learnt from others. Also, I acknowledge thecare and guidance of my industrial based supervisors, the Managing Di</w:t>
      </w:r>
      <w:r w:rsidR="00935A0D" w:rsidRPr="006B7FD8">
        <w:rPr>
          <w:rStyle w:val="fontstyle11"/>
          <w:color w:val="auto"/>
        </w:rPr>
        <w:t>rector Engr. Fisayo, Engr. Tobi, Arch. Slankama, Engr. Barry White, Engr. Segun</w:t>
      </w:r>
      <w:r w:rsidR="00E32D5E" w:rsidRPr="006B7FD8">
        <w:rPr>
          <w:rStyle w:val="fontstyle11"/>
          <w:color w:val="auto"/>
        </w:rPr>
        <w:t>, and Mr. Femi the security officer, all these personnel</w:t>
      </w:r>
      <w:r w:rsidRPr="006B7FD8">
        <w:rPr>
          <w:rStyle w:val="fontstyle11"/>
          <w:color w:val="auto"/>
        </w:rPr>
        <w:t>has been pivotal to my commitment to learning the necessary skills needed at my place ofattachment.</w:t>
      </w:r>
      <w:r w:rsidRPr="006B7FD8">
        <w:rPr>
          <w:rFonts w:ascii="Times New Roman" w:hAnsi="Times New Roman" w:cs="Times New Roman"/>
          <w:sz w:val="24"/>
          <w:szCs w:val="24"/>
        </w:rPr>
        <w:br/>
      </w:r>
      <w:r w:rsidRPr="006B7FD8">
        <w:rPr>
          <w:rStyle w:val="fontstyle11"/>
          <w:color w:val="auto"/>
        </w:rPr>
        <w:t>And to my fel</w:t>
      </w:r>
      <w:r w:rsidR="00E32D5E" w:rsidRPr="006B7FD8">
        <w:rPr>
          <w:rStyle w:val="fontstyle11"/>
          <w:color w:val="auto"/>
        </w:rPr>
        <w:t>low student trainees, Samuel, Gabriel, Dolapo</w:t>
      </w:r>
      <w:r w:rsidR="00E32D5E" w:rsidRPr="006B7FD8">
        <w:rPr>
          <w:rFonts w:ascii="Times New Roman" w:hAnsi="Times New Roman" w:cs="Times New Roman"/>
          <w:sz w:val="24"/>
          <w:szCs w:val="24"/>
        </w:rPr>
        <w:t>, Bolu</w:t>
      </w:r>
      <w:r w:rsidR="006B07FB" w:rsidRPr="006B7FD8">
        <w:rPr>
          <w:rFonts w:ascii="Times New Roman" w:hAnsi="Times New Roman" w:cs="Times New Roman"/>
          <w:sz w:val="24"/>
          <w:szCs w:val="24"/>
        </w:rPr>
        <w:t xml:space="preserve">, Lanre, Korede, Micheal and Mohammed </w:t>
      </w:r>
      <w:r w:rsidR="006B07FB" w:rsidRPr="006B7FD8">
        <w:rPr>
          <w:rStyle w:val="fontstyle11"/>
          <w:color w:val="auto"/>
        </w:rPr>
        <w:t>thanks for your understanding as we shared knowledge during the siwes program.</w:t>
      </w:r>
    </w:p>
    <w:p w:rsidR="008B3489" w:rsidRPr="006B7FD8" w:rsidRDefault="008B3489" w:rsidP="001A5C10">
      <w:pPr>
        <w:spacing w:line="360" w:lineRule="auto"/>
        <w:jc w:val="both"/>
        <w:rPr>
          <w:rStyle w:val="fontstyle11"/>
          <w:color w:val="auto"/>
        </w:rPr>
        <w:sectPr w:rsidR="008B3489" w:rsidRPr="006B7FD8" w:rsidSect="001A5C10">
          <w:footerReference w:type="default" r:id="rId8"/>
          <w:pgSz w:w="12240" w:h="15840"/>
          <w:pgMar w:top="720" w:right="1440" w:bottom="540" w:left="2160" w:header="720" w:footer="720" w:gutter="0"/>
          <w:pgNumType w:fmt="lowerRoman"/>
          <w:cols w:space="720"/>
          <w:docGrid w:linePitch="360"/>
        </w:sectPr>
      </w:pPr>
      <w:r w:rsidRPr="006B7FD8">
        <w:rPr>
          <w:rStyle w:val="fontstyle11"/>
          <w:color w:val="auto"/>
        </w:rPr>
        <w:t xml:space="preserve">I </w:t>
      </w:r>
      <w:r w:rsidR="006B07FB" w:rsidRPr="006B7FD8">
        <w:rPr>
          <w:rStyle w:val="fontstyle11"/>
          <w:color w:val="auto"/>
        </w:rPr>
        <w:t>appreciate the assistance of Engr. Jide</w:t>
      </w:r>
      <w:r w:rsidR="005D5D0E" w:rsidRPr="006B7FD8">
        <w:rPr>
          <w:rStyle w:val="fontstyle11"/>
          <w:color w:val="auto"/>
        </w:rPr>
        <w:t>, Engr. Fisayo, Engr. Tobi</w:t>
      </w:r>
      <w:r w:rsidR="006B07FB" w:rsidRPr="006B7FD8">
        <w:rPr>
          <w:rStyle w:val="fontstyle11"/>
          <w:color w:val="auto"/>
        </w:rPr>
        <w:t xml:space="preserve"> and other personnel on site</w:t>
      </w:r>
      <w:r w:rsidRPr="006B7FD8">
        <w:rPr>
          <w:rStyle w:val="fontstyle11"/>
          <w:color w:val="auto"/>
        </w:rPr>
        <w:t xml:space="preserve"> for standing </w:t>
      </w:r>
      <w:r w:rsidR="006B07FB" w:rsidRPr="006B7FD8">
        <w:rPr>
          <w:rStyle w:val="fontstyle11"/>
          <w:color w:val="auto"/>
        </w:rPr>
        <w:t xml:space="preserve">in the gap. </w:t>
      </w:r>
      <w:r w:rsidRPr="006B7FD8">
        <w:rPr>
          <w:rFonts w:ascii="Times New Roman" w:hAnsi="Times New Roman" w:cs="Times New Roman"/>
          <w:sz w:val="24"/>
          <w:szCs w:val="24"/>
        </w:rPr>
        <w:br/>
      </w:r>
      <w:r w:rsidRPr="006B7FD8">
        <w:rPr>
          <w:rStyle w:val="fontstyle11"/>
          <w:color w:val="auto"/>
        </w:rPr>
        <w:t>This report wouldn’t be complete without appreciating the help and support of</w:t>
      </w:r>
      <w:r w:rsidRPr="006B7FD8">
        <w:rPr>
          <w:rFonts w:ascii="Times New Roman" w:hAnsi="Times New Roman" w:cs="Times New Roman"/>
          <w:sz w:val="24"/>
          <w:szCs w:val="24"/>
        </w:rPr>
        <w:br/>
      </w:r>
      <w:r w:rsidR="006B07FB" w:rsidRPr="006B7FD8">
        <w:rPr>
          <w:rStyle w:val="fontstyle11"/>
          <w:color w:val="auto"/>
        </w:rPr>
        <w:t>Engr. Tobi</w:t>
      </w:r>
      <w:r w:rsidRPr="006B7FD8">
        <w:rPr>
          <w:rStyle w:val="fontstyle11"/>
          <w:color w:val="auto"/>
        </w:rPr>
        <w:t>,</w:t>
      </w:r>
      <w:r w:rsidR="006B07FB" w:rsidRPr="006B7FD8">
        <w:rPr>
          <w:rStyle w:val="fontstyle11"/>
          <w:color w:val="auto"/>
        </w:rPr>
        <w:t xml:space="preserve"> Engr. Fisayo, Engr. Barry White, and Engr. Segun</w:t>
      </w:r>
      <w:r w:rsidRPr="006B7FD8">
        <w:rPr>
          <w:rFonts w:ascii="Times New Roman" w:hAnsi="Times New Roman" w:cs="Times New Roman"/>
          <w:sz w:val="24"/>
          <w:szCs w:val="24"/>
        </w:rPr>
        <w:br/>
      </w:r>
      <w:r w:rsidRPr="006B7FD8">
        <w:rPr>
          <w:rStyle w:val="fontstyle11"/>
          <w:color w:val="auto"/>
        </w:rPr>
        <w:t>Thank you and God bless you</w:t>
      </w:r>
    </w:p>
    <w:p w:rsidR="00ED4007" w:rsidRPr="006B7FD8" w:rsidRDefault="00ED4007" w:rsidP="001A5C10">
      <w:pPr>
        <w:spacing w:line="276" w:lineRule="auto"/>
        <w:ind w:left="900"/>
        <w:jc w:val="both"/>
        <w:rPr>
          <w:rFonts w:ascii="Times New Roman" w:hAnsi="Times New Roman" w:cs="Times New Roman"/>
          <w:sz w:val="24"/>
          <w:szCs w:val="24"/>
        </w:rPr>
      </w:pPr>
    </w:p>
    <w:p w:rsidR="005B5E01" w:rsidRPr="008B13B5" w:rsidRDefault="008B13B5" w:rsidP="001A5C10">
      <w:pPr>
        <w:spacing w:line="276" w:lineRule="auto"/>
        <w:ind w:left="900"/>
        <w:jc w:val="both"/>
        <w:rPr>
          <w:rFonts w:ascii="Times New Roman" w:hAnsi="Times New Roman" w:cs="Times New Roman"/>
          <w:b/>
          <w:bCs/>
          <w:sz w:val="24"/>
          <w:szCs w:val="24"/>
        </w:rPr>
      </w:pPr>
      <w:r w:rsidRPr="008B13B5">
        <w:rPr>
          <w:rFonts w:ascii="Times New Roman" w:hAnsi="Times New Roman" w:cs="Times New Roman"/>
          <w:b/>
          <w:bCs/>
          <w:sz w:val="24"/>
          <w:szCs w:val="24"/>
        </w:rPr>
        <w:t>Table of Contents</w:t>
      </w:r>
    </w:p>
    <w:p w:rsidR="008B13B5" w:rsidRDefault="008B13B5" w:rsidP="001A5C10">
      <w:pPr>
        <w:spacing w:line="276" w:lineRule="auto"/>
        <w:ind w:left="900"/>
        <w:jc w:val="both"/>
        <w:rPr>
          <w:rFonts w:ascii="Times New Roman" w:hAnsi="Times New Roman" w:cs="Times New Roman"/>
          <w:b/>
          <w:bCs/>
          <w:sz w:val="24"/>
          <w:szCs w:val="24"/>
        </w:rPr>
      </w:pPr>
      <w:bookmarkStart w:id="1" w:name="_Hlk119239447"/>
      <w:r w:rsidRPr="008B13B5">
        <w:rPr>
          <w:rFonts w:ascii="Times New Roman" w:hAnsi="Times New Roman" w:cs="Times New Roman"/>
          <w:b/>
          <w:bCs/>
          <w:sz w:val="24"/>
          <w:szCs w:val="24"/>
        </w:rPr>
        <w:t>ABSTRACT………………………………………………………………………i</w:t>
      </w:r>
      <w:r w:rsidR="00756F1F">
        <w:rPr>
          <w:rFonts w:ascii="Times New Roman" w:hAnsi="Times New Roman" w:cs="Times New Roman"/>
          <w:b/>
          <w:bCs/>
          <w:sz w:val="24"/>
          <w:szCs w:val="24"/>
        </w:rPr>
        <w:t>i</w:t>
      </w:r>
    </w:p>
    <w:p w:rsidR="008B13B5" w:rsidRDefault="008B13B5" w:rsidP="001A5C10">
      <w:pPr>
        <w:spacing w:line="276" w:lineRule="auto"/>
        <w:ind w:left="900"/>
        <w:jc w:val="both"/>
        <w:rPr>
          <w:rFonts w:ascii="Times New Roman" w:hAnsi="Times New Roman" w:cs="Times New Roman"/>
          <w:b/>
          <w:bCs/>
          <w:sz w:val="24"/>
          <w:szCs w:val="24"/>
        </w:rPr>
      </w:pPr>
      <w:r>
        <w:rPr>
          <w:rFonts w:ascii="Times New Roman" w:hAnsi="Times New Roman" w:cs="Times New Roman"/>
          <w:b/>
          <w:bCs/>
          <w:sz w:val="24"/>
          <w:szCs w:val="24"/>
        </w:rPr>
        <w:t>DEDICATION………………………………………………………………</w:t>
      </w:r>
      <w:r w:rsidR="0006718F">
        <w:rPr>
          <w:rFonts w:ascii="Times New Roman" w:hAnsi="Times New Roman" w:cs="Times New Roman"/>
          <w:b/>
          <w:bCs/>
          <w:sz w:val="24"/>
          <w:szCs w:val="24"/>
        </w:rPr>
        <w:t>……</w:t>
      </w:r>
      <w:r>
        <w:rPr>
          <w:rFonts w:ascii="Times New Roman" w:hAnsi="Times New Roman" w:cs="Times New Roman"/>
          <w:b/>
          <w:bCs/>
          <w:sz w:val="24"/>
          <w:szCs w:val="24"/>
        </w:rPr>
        <w:t>i</w:t>
      </w:r>
      <w:r w:rsidR="0006718F">
        <w:rPr>
          <w:rFonts w:ascii="Times New Roman" w:hAnsi="Times New Roman" w:cs="Times New Roman"/>
          <w:b/>
          <w:bCs/>
          <w:sz w:val="24"/>
          <w:szCs w:val="24"/>
        </w:rPr>
        <w:t>ii</w:t>
      </w:r>
    </w:p>
    <w:p w:rsidR="008B13B5" w:rsidRDefault="008B13B5" w:rsidP="001A5C10">
      <w:pPr>
        <w:spacing w:line="276" w:lineRule="auto"/>
        <w:ind w:left="900"/>
        <w:jc w:val="both"/>
        <w:rPr>
          <w:rFonts w:ascii="Times New Roman" w:hAnsi="Times New Roman" w:cs="Times New Roman"/>
          <w:b/>
          <w:bCs/>
          <w:sz w:val="24"/>
          <w:szCs w:val="24"/>
        </w:rPr>
      </w:pPr>
      <w:r>
        <w:rPr>
          <w:rFonts w:ascii="Times New Roman" w:hAnsi="Times New Roman" w:cs="Times New Roman"/>
          <w:b/>
          <w:bCs/>
          <w:sz w:val="24"/>
          <w:szCs w:val="24"/>
        </w:rPr>
        <w:t>ACKNOWLEDGEMENT……………………………………………………….</w:t>
      </w:r>
      <w:r w:rsidR="0006718F">
        <w:rPr>
          <w:rFonts w:ascii="Times New Roman" w:hAnsi="Times New Roman" w:cs="Times New Roman"/>
          <w:b/>
          <w:bCs/>
          <w:sz w:val="24"/>
          <w:szCs w:val="24"/>
        </w:rPr>
        <w:t>i</w:t>
      </w:r>
      <w:r>
        <w:rPr>
          <w:rFonts w:ascii="Times New Roman" w:hAnsi="Times New Roman" w:cs="Times New Roman"/>
          <w:b/>
          <w:bCs/>
          <w:sz w:val="24"/>
          <w:szCs w:val="24"/>
        </w:rPr>
        <w:t>v</w:t>
      </w:r>
    </w:p>
    <w:p w:rsidR="00B92D03" w:rsidRDefault="0006718F" w:rsidP="001A5C10">
      <w:pPr>
        <w:spacing w:line="276" w:lineRule="auto"/>
        <w:ind w:left="900"/>
        <w:jc w:val="both"/>
        <w:rPr>
          <w:rFonts w:ascii="Times New Roman" w:hAnsi="Times New Roman" w:cs="Times New Roman"/>
          <w:b/>
          <w:bCs/>
          <w:sz w:val="24"/>
          <w:szCs w:val="24"/>
        </w:rPr>
      </w:pPr>
      <w:r>
        <w:rPr>
          <w:rFonts w:ascii="Times New Roman" w:hAnsi="Times New Roman" w:cs="Times New Roman"/>
          <w:b/>
          <w:bCs/>
          <w:sz w:val="24"/>
          <w:szCs w:val="24"/>
        </w:rPr>
        <w:t>TABLES AND FIGURES………………………………………………………..7</w:t>
      </w:r>
    </w:p>
    <w:p w:rsidR="008B13B5" w:rsidRDefault="008B13B5" w:rsidP="001A5C10">
      <w:pPr>
        <w:spacing w:line="276" w:lineRule="auto"/>
        <w:ind w:left="900"/>
        <w:jc w:val="both"/>
        <w:rPr>
          <w:rFonts w:ascii="Times New Roman" w:hAnsi="Times New Roman" w:cs="Times New Roman"/>
          <w:b/>
          <w:bCs/>
          <w:sz w:val="24"/>
          <w:szCs w:val="24"/>
        </w:rPr>
      </w:pPr>
      <w:r>
        <w:rPr>
          <w:rFonts w:ascii="Times New Roman" w:hAnsi="Times New Roman" w:cs="Times New Roman"/>
          <w:b/>
          <w:bCs/>
          <w:sz w:val="24"/>
          <w:szCs w:val="24"/>
        </w:rPr>
        <w:t>CHAPTER ONE……………………………………………</w:t>
      </w:r>
      <w:r w:rsidR="00756F1F">
        <w:rPr>
          <w:rFonts w:ascii="Times New Roman" w:hAnsi="Times New Roman" w:cs="Times New Roman"/>
          <w:b/>
          <w:bCs/>
          <w:sz w:val="24"/>
          <w:szCs w:val="24"/>
        </w:rPr>
        <w:t>………………</w:t>
      </w:r>
      <w:r w:rsidR="00B92D03">
        <w:rPr>
          <w:rFonts w:ascii="Times New Roman" w:hAnsi="Times New Roman" w:cs="Times New Roman"/>
          <w:b/>
          <w:bCs/>
          <w:sz w:val="24"/>
          <w:szCs w:val="24"/>
        </w:rPr>
        <w:t>……</w:t>
      </w:r>
      <w:r w:rsidR="00756F1F">
        <w:rPr>
          <w:rFonts w:ascii="Times New Roman" w:hAnsi="Times New Roman" w:cs="Times New Roman"/>
          <w:b/>
          <w:bCs/>
          <w:sz w:val="24"/>
          <w:szCs w:val="24"/>
        </w:rPr>
        <w:t>.</w:t>
      </w:r>
      <w:r w:rsidR="0006718F">
        <w:rPr>
          <w:rFonts w:ascii="Times New Roman" w:hAnsi="Times New Roman" w:cs="Times New Roman"/>
          <w:b/>
          <w:bCs/>
          <w:sz w:val="24"/>
          <w:szCs w:val="24"/>
        </w:rPr>
        <w:t>8</w:t>
      </w:r>
    </w:p>
    <w:bookmarkEnd w:id="1"/>
    <w:p w:rsidR="00B92D03" w:rsidRDefault="008B13B5" w:rsidP="001A5C10">
      <w:pPr>
        <w:spacing w:line="276" w:lineRule="auto"/>
        <w:jc w:val="both"/>
        <w:rPr>
          <w:rFonts w:ascii="Times New Roman" w:hAnsi="Times New Roman" w:cs="Times New Roman"/>
          <w:b/>
          <w:bCs/>
          <w:sz w:val="24"/>
          <w:szCs w:val="24"/>
        </w:rPr>
      </w:pPr>
      <w:r w:rsidRPr="00B92D03">
        <w:rPr>
          <w:rFonts w:ascii="Times New Roman" w:hAnsi="Times New Roman" w:cs="Times New Roman"/>
          <w:b/>
          <w:bCs/>
          <w:sz w:val="24"/>
          <w:szCs w:val="24"/>
        </w:rPr>
        <w:t>INTRODUCTION……………………………………………………………</w:t>
      </w:r>
      <w:r w:rsidR="00B92D03">
        <w:rPr>
          <w:rFonts w:ascii="Times New Roman" w:hAnsi="Times New Roman" w:cs="Times New Roman"/>
          <w:b/>
          <w:bCs/>
          <w:sz w:val="24"/>
          <w:szCs w:val="24"/>
        </w:rPr>
        <w:t>…….</w:t>
      </w:r>
      <w:r w:rsidR="0006718F" w:rsidRPr="00B92D03">
        <w:rPr>
          <w:rFonts w:ascii="Times New Roman" w:hAnsi="Times New Roman" w:cs="Times New Roman"/>
          <w:b/>
          <w:bCs/>
          <w:sz w:val="24"/>
          <w:szCs w:val="24"/>
        </w:rPr>
        <w:t>8</w:t>
      </w:r>
    </w:p>
    <w:p w:rsidR="00B92D03" w:rsidRDefault="00454D5C" w:rsidP="001A5C10">
      <w:pPr>
        <w:spacing w:line="276" w:lineRule="auto"/>
        <w:jc w:val="both"/>
        <w:rPr>
          <w:rFonts w:ascii="Times New Roman" w:hAnsi="Times New Roman" w:cs="Times New Roman"/>
          <w:b/>
          <w:bCs/>
          <w:sz w:val="24"/>
          <w:szCs w:val="24"/>
        </w:rPr>
      </w:pPr>
      <w:r w:rsidRPr="00B92D03">
        <w:rPr>
          <w:rFonts w:ascii="Times New Roman" w:hAnsi="Times New Roman" w:cs="Times New Roman"/>
          <w:sz w:val="24"/>
          <w:szCs w:val="24"/>
        </w:rPr>
        <w:t xml:space="preserve">1.1 </w:t>
      </w:r>
      <w:r w:rsidR="008B13B5" w:rsidRPr="00B92D03">
        <w:rPr>
          <w:rFonts w:ascii="Times New Roman" w:hAnsi="Times New Roman" w:cs="Times New Roman"/>
          <w:sz w:val="24"/>
          <w:szCs w:val="24"/>
        </w:rPr>
        <w:t>Students’ industrial work Experience Scheme (SIWES)…………………</w:t>
      </w:r>
      <w:r w:rsidR="00B92D03">
        <w:rPr>
          <w:rFonts w:ascii="Times New Roman" w:hAnsi="Times New Roman" w:cs="Times New Roman"/>
          <w:sz w:val="24"/>
          <w:szCs w:val="24"/>
        </w:rPr>
        <w:t>……..</w:t>
      </w:r>
      <w:r w:rsidR="0006718F" w:rsidRPr="00B92D03">
        <w:rPr>
          <w:rFonts w:ascii="Times New Roman" w:hAnsi="Times New Roman" w:cs="Times New Roman"/>
          <w:sz w:val="24"/>
          <w:szCs w:val="24"/>
        </w:rPr>
        <w:t>8</w:t>
      </w:r>
    </w:p>
    <w:p w:rsidR="00B92D03" w:rsidRDefault="00454D5C"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1.1.1 </w:t>
      </w:r>
      <w:r w:rsidR="00FD22E5" w:rsidRPr="00FD22E5">
        <w:rPr>
          <w:rFonts w:ascii="Times New Roman" w:hAnsi="Times New Roman" w:cs="Times New Roman"/>
          <w:sz w:val="24"/>
          <w:szCs w:val="24"/>
        </w:rPr>
        <w:t>Objectives of SIWES</w:t>
      </w:r>
      <w:r w:rsidR="00FD22E5">
        <w:rPr>
          <w:rFonts w:ascii="Times New Roman" w:hAnsi="Times New Roman" w:cs="Times New Roman"/>
          <w:sz w:val="24"/>
          <w:szCs w:val="24"/>
        </w:rPr>
        <w:t>……………………………………………………</w:t>
      </w:r>
      <w:r w:rsidR="00B92D03">
        <w:rPr>
          <w:rFonts w:ascii="Times New Roman" w:hAnsi="Times New Roman" w:cs="Times New Roman"/>
          <w:sz w:val="24"/>
          <w:szCs w:val="24"/>
        </w:rPr>
        <w:t>…….</w:t>
      </w:r>
      <w:r w:rsidR="0006718F">
        <w:rPr>
          <w:rFonts w:ascii="Times New Roman" w:hAnsi="Times New Roman" w:cs="Times New Roman"/>
          <w:sz w:val="24"/>
          <w:szCs w:val="24"/>
        </w:rPr>
        <w:t>8</w:t>
      </w:r>
    </w:p>
    <w:p w:rsidR="00B92D03" w:rsidRDefault="0006718F"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1.1.2 Roles of students during siwes…………………………………………...</w:t>
      </w:r>
      <w:r w:rsidR="00B92D03">
        <w:rPr>
          <w:rFonts w:ascii="Times New Roman" w:hAnsi="Times New Roman" w:cs="Times New Roman"/>
          <w:sz w:val="24"/>
          <w:szCs w:val="24"/>
        </w:rPr>
        <w:t>........</w:t>
      </w:r>
      <w:r>
        <w:rPr>
          <w:rFonts w:ascii="Times New Roman" w:hAnsi="Times New Roman" w:cs="Times New Roman"/>
          <w:sz w:val="24"/>
          <w:szCs w:val="24"/>
        </w:rPr>
        <w:t>9</w:t>
      </w:r>
    </w:p>
    <w:p w:rsidR="00B92D03" w:rsidRDefault="00FD22E5"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1.2 </w:t>
      </w:r>
      <w:r w:rsidRPr="00FD22E5">
        <w:rPr>
          <w:rFonts w:ascii="Times New Roman" w:hAnsi="Times New Roman" w:cs="Times New Roman"/>
          <w:sz w:val="24"/>
          <w:szCs w:val="24"/>
        </w:rPr>
        <w:t>Company’s Profile</w:t>
      </w:r>
      <w:r>
        <w:rPr>
          <w:rFonts w:ascii="Times New Roman" w:hAnsi="Times New Roman" w:cs="Times New Roman"/>
          <w:sz w:val="24"/>
          <w:szCs w:val="24"/>
        </w:rPr>
        <w:t>…………………………………………………………</w:t>
      </w:r>
      <w:r w:rsidR="00B92D03">
        <w:rPr>
          <w:rFonts w:ascii="Times New Roman" w:hAnsi="Times New Roman" w:cs="Times New Roman"/>
          <w:sz w:val="24"/>
          <w:szCs w:val="24"/>
        </w:rPr>
        <w:t>…...</w:t>
      </w:r>
      <w:r w:rsidR="0006718F">
        <w:rPr>
          <w:rFonts w:ascii="Times New Roman" w:hAnsi="Times New Roman" w:cs="Times New Roman"/>
          <w:sz w:val="24"/>
          <w:szCs w:val="24"/>
        </w:rPr>
        <w:t>10</w:t>
      </w:r>
    </w:p>
    <w:p w:rsidR="00B92D03" w:rsidRDefault="00FD22E5"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1.2.1 </w:t>
      </w:r>
      <w:r w:rsidRPr="00FD22E5">
        <w:rPr>
          <w:rFonts w:ascii="Times New Roman" w:hAnsi="Times New Roman" w:cs="Times New Roman"/>
          <w:sz w:val="24"/>
          <w:szCs w:val="24"/>
        </w:rPr>
        <w:t>House of Oduduwa Resource Limited</w:t>
      </w:r>
      <w:r>
        <w:rPr>
          <w:rFonts w:ascii="Times New Roman" w:hAnsi="Times New Roman" w:cs="Times New Roman"/>
          <w:sz w:val="24"/>
          <w:szCs w:val="24"/>
        </w:rPr>
        <w:t>…………………………………</w:t>
      </w:r>
      <w:r w:rsidR="0006718F">
        <w:rPr>
          <w:rFonts w:ascii="Times New Roman" w:hAnsi="Times New Roman" w:cs="Times New Roman"/>
          <w:sz w:val="24"/>
          <w:szCs w:val="24"/>
        </w:rPr>
        <w:t>...</w:t>
      </w:r>
      <w:r w:rsidR="00B92D03">
        <w:rPr>
          <w:rFonts w:ascii="Times New Roman" w:hAnsi="Times New Roman" w:cs="Times New Roman"/>
          <w:sz w:val="24"/>
          <w:szCs w:val="24"/>
        </w:rPr>
        <w:t>.......</w:t>
      </w:r>
      <w:r w:rsidR="0006718F">
        <w:rPr>
          <w:rFonts w:ascii="Times New Roman" w:hAnsi="Times New Roman" w:cs="Times New Roman"/>
          <w:sz w:val="24"/>
          <w:szCs w:val="24"/>
        </w:rPr>
        <w:t>10</w:t>
      </w:r>
    </w:p>
    <w:p w:rsidR="00B92D03" w:rsidRDefault="00FD22E5"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1.3</w:t>
      </w:r>
      <w:r w:rsidRPr="00FD22E5">
        <w:rPr>
          <w:rFonts w:ascii="Times New Roman" w:hAnsi="Times New Roman" w:cs="Times New Roman"/>
          <w:sz w:val="24"/>
          <w:szCs w:val="24"/>
        </w:rPr>
        <w:t>Objective of Report</w:t>
      </w:r>
      <w:r>
        <w:rPr>
          <w:rFonts w:ascii="Times New Roman" w:hAnsi="Times New Roman" w:cs="Times New Roman"/>
          <w:sz w:val="24"/>
          <w:szCs w:val="24"/>
        </w:rPr>
        <w:t>……………………………………………………</w:t>
      </w:r>
      <w:r w:rsidR="00B62DD7">
        <w:rPr>
          <w:rFonts w:ascii="Times New Roman" w:hAnsi="Times New Roman" w:cs="Times New Roman"/>
          <w:sz w:val="24"/>
          <w:szCs w:val="24"/>
        </w:rPr>
        <w:t>...</w:t>
      </w:r>
      <w:r w:rsidR="003C7290">
        <w:rPr>
          <w:rFonts w:ascii="Times New Roman" w:hAnsi="Times New Roman" w:cs="Times New Roman"/>
          <w:sz w:val="24"/>
          <w:szCs w:val="24"/>
        </w:rPr>
        <w:t>....</w:t>
      </w:r>
      <w:r w:rsidR="00B92D03">
        <w:rPr>
          <w:rFonts w:ascii="Times New Roman" w:hAnsi="Times New Roman" w:cs="Times New Roman"/>
          <w:sz w:val="24"/>
          <w:szCs w:val="24"/>
        </w:rPr>
        <w:t>.......</w:t>
      </w:r>
      <w:r w:rsidR="0006718F">
        <w:rPr>
          <w:rFonts w:ascii="Times New Roman" w:hAnsi="Times New Roman" w:cs="Times New Roman"/>
          <w:sz w:val="24"/>
          <w:szCs w:val="24"/>
        </w:rPr>
        <w:t>10</w:t>
      </w:r>
    </w:p>
    <w:p w:rsidR="00B92D03" w:rsidRDefault="00FD22E5"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1.4</w:t>
      </w:r>
      <w:r w:rsidRPr="00FD22E5">
        <w:rPr>
          <w:rFonts w:ascii="Times New Roman" w:hAnsi="Times New Roman" w:cs="Times New Roman"/>
          <w:sz w:val="24"/>
          <w:szCs w:val="24"/>
        </w:rPr>
        <w:t>Scope of Report</w:t>
      </w:r>
      <w:r>
        <w:rPr>
          <w:rFonts w:ascii="Times New Roman" w:hAnsi="Times New Roman" w:cs="Times New Roman"/>
          <w:sz w:val="24"/>
          <w:szCs w:val="24"/>
        </w:rPr>
        <w:t>………………………………………………………</w:t>
      </w:r>
      <w:r w:rsidR="00B62DD7">
        <w:rPr>
          <w:rFonts w:ascii="Times New Roman" w:hAnsi="Times New Roman" w:cs="Times New Roman"/>
          <w:sz w:val="24"/>
          <w:szCs w:val="24"/>
        </w:rPr>
        <w:t>…</w:t>
      </w:r>
      <w:r w:rsidR="003C7290">
        <w:rPr>
          <w:rFonts w:ascii="Times New Roman" w:hAnsi="Times New Roman" w:cs="Times New Roman"/>
          <w:sz w:val="24"/>
          <w:szCs w:val="24"/>
        </w:rPr>
        <w:t>…</w:t>
      </w:r>
      <w:r w:rsidR="00B92D03">
        <w:rPr>
          <w:rFonts w:ascii="Times New Roman" w:hAnsi="Times New Roman" w:cs="Times New Roman"/>
          <w:sz w:val="24"/>
          <w:szCs w:val="24"/>
        </w:rPr>
        <w:t>……</w:t>
      </w:r>
      <w:r w:rsidR="0006718F">
        <w:rPr>
          <w:rFonts w:ascii="Times New Roman" w:hAnsi="Times New Roman" w:cs="Times New Roman"/>
          <w:sz w:val="24"/>
          <w:szCs w:val="24"/>
        </w:rPr>
        <w:t>10</w:t>
      </w:r>
    </w:p>
    <w:p w:rsidR="00B92D03" w:rsidRDefault="00861E6A" w:rsidP="001A5C10">
      <w:pPr>
        <w:spacing w:line="276" w:lineRule="auto"/>
        <w:jc w:val="both"/>
        <w:rPr>
          <w:rFonts w:ascii="Times New Roman" w:hAnsi="Times New Roman" w:cs="Times New Roman"/>
          <w:b/>
          <w:bCs/>
          <w:sz w:val="24"/>
          <w:szCs w:val="24"/>
        </w:rPr>
      </w:pPr>
      <w:r w:rsidRPr="00BA40FB">
        <w:rPr>
          <w:rFonts w:ascii="Times New Roman" w:hAnsi="Times New Roman" w:cs="Times New Roman"/>
          <w:b/>
          <w:bCs/>
          <w:sz w:val="24"/>
          <w:szCs w:val="24"/>
        </w:rPr>
        <w:t>CHAPTER TWO</w:t>
      </w:r>
      <w:r w:rsidR="00B62DD7">
        <w:rPr>
          <w:rFonts w:ascii="Times New Roman" w:hAnsi="Times New Roman" w:cs="Times New Roman"/>
          <w:b/>
          <w:bCs/>
          <w:sz w:val="24"/>
          <w:szCs w:val="24"/>
        </w:rPr>
        <w:t>……………………………………………………………...</w:t>
      </w:r>
      <w:r w:rsidR="00B92D03">
        <w:rPr>
          <w:rFonts w:ascii="Times New Roman" w:hAnsi="Times New Roman" w:cs="Times New Roman"/>
          <w:b/>
          <w:bCs/>
          <w:sz w:val="24"/>
          <w:szCs w:val="24"/>
        </w:rPr>
        <w:t>.......</w:t>
      </w:r>
      <w:r w:rsidR="00B62DD7">
        <w:rPr>
          <w:rFonts w:ascii="Times New Roman" w:hAnsi="Times New Roman" w:cs="Times New Roman"/>
          <w:b/>
          <w:bCs/>
          <w:sz w:val="24"/>
          <w:szCs w:val="24"/>
        </w:rPr>
        <w:t>12</w:t>
      </w:r>
    </w:p>
    <w:p w:rsidR="00B92D03" w:rsidRDefault="00D74014" w:rsidP="001A5C10">
      <w:pPr>
        <w:spacing w:line="276" w:lineRule="auto"/>
        <w:jc w:val="both"/>
        <w:rPr>
          <w:rFonts w:ascii="Times New Roman" w:hAnsi="Times New Roman" w:cs="Times New Roman"/>
          <w:b/>
          <w:bCs/>
          <w:sz w:val="24"/>
          <w:szCs w:val="24"/>
        </w:rPr>
      </w:pPr>
      <w:r w:rsidRPr="00D74014">
        <w:rPr>
          <w:rFonts w:ascii="Times New Roman" w:hAnsi="Times New Roman" w:cs="Times New Roman"/>
          <w:b/>
          <w:bCs/>
          <w:sz w:val="24"/>
          <w:szCs w:val="24"/>
        </w:rPr>
        <w:t>2.0</w:t>
      </w:r>
      <w:r w:rsidR="00861E6A" w:rsidRPr="00861E6A">
        <w:rPr>
          <w:rFonts w:ascii="Times New Roman" w:hAnsi="Times New Roman" w:cs="Times New Roman"/>
          <w:b/>
          <w:bCs/>
          <w:sz w:val="24"/>
          <w:szCs w:val="24"/>
        </w:rPr>
        <w:t>LITERTURE REVIEW</w:t>
      </w:r>
      <w:r w:rsidR="00861E6A">
        <w:rPr>
          <w:rFonts w:ascii="Times New Roman" w:hAnsi="Times New Roman" w:cs="Times New Roman"/>
          <w:b/>
          <w:bCs/>
          <w:sz w:val="24"/>
          <w:szCs w:val="24"/>
        </w:rPr>
        <w:t>……………………………………………………</w:t>
      </w:r>
      <w:r w:rsidR="00B62DD7">
        <w:rPr>
          <w:rFonts w:ascii="Times New Roman" w:hAnsi="Times New Roman" w:cs="Times New Roman"/>
          <w:b/>
          <w:bCs/>
          <w:sz w:val="24"/>
          <w:szCs w:val="24"/>
        </w:rPr>
        <w:t>…</w:t>
      </w:r>
      <w:r w:rsidR="00B92D03">
        <w:rPr>
          <w:rFonts w:ascii="Times New Roman" w:hAnsi="Times New Roman" w:cs="Times New Roman"/>
          <w:b/>
          <w:bCs/>
          <w:sz w:val="24"/>
          <w:szCs w:val="24"/>
        </w:rPr>
        <w:t>.</w:t>
      </w:r>
      <w:r w:rsidR="00B62DD7">
        <w:rPr>
          <w:rFonts w:ascii="Times New Roman" w:hAnsi="Times New Roman" w:cs="Times New Roman"/>
          <w:b/>
          <w:bCs/>
          <w:sz w:val="24"/>
          <w:szCs w:val="24"/>
        </w:rPr>
        <w:t>12</w:t>
      </w:r>
    </w:p>
    <w:p w:rsidR="00B92D03" w:rsidRDefault="00861E6A"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2.1 Building</w:t>
      </w:r>
      <w:r w:rsidR="00B62DD7">
        <w:rPr>
          <w:rFonts w:ascii="Times New Roman" w:hAnsi="Times New Roman" w:cs="Times New Roman"/>
          <w:sz w:val="24"/>
          <w:szCs w:val="24"/>
        </w:rPr>
        <w:t>……………………………………………………………………</w:t>
      </w:r>
      <w:r w:rsidR="001A4BDD">
        <w:rPr>
          <w:rFonts w:ascii="Times New Roman" w:hAnsi="Times New Roman" w:cs="Times New Roman"/>
          <w:sz w:val="24"/>
          <w:szCs w:val="24"/>
        </w:rPr>
        <w:t>…</w:t>
      </w:r>
      <w:r w:rsidR="003C7290">
        <w:rPr>
          <w:rFonts w:ascii="Times New Roman" w:hAnsi="Times New Roman" w:cs="Times New Roman"/>
          <w:sz w:val="24"/>
          <w:szCs w:val="24"/>
        </w:rPr>
        <w:t>....</w:t>
      </w:r>
      <w:r w:rsidR="00B62DD7">
        <w:rPr>
          <w:rFonts w:ascii="Times New Roman" w:hAnsi="Times New Roman" w:cs="Times New Roman"/>
          <w:sz w:val="24"/>
          <w:szCs w:val="24"/>
        </w:rPr>
        <w:t>12</w:t>
      </w:r>
    </w:p>
    <w:p w:rsidR="00B92D03" w:rsidRDefault="00861E6A" w:rsidP="001A5C1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2.2 </w:t>
      </w:r>
      <w:r w:rsidRPr="00861E6A">
        <w:rPr>
          <w:rFonts w:ascii="Times New Roman" w:hAnsi="Times New Roman" w:cs="Times New Roman"/>
          <w:sz w:val="24"/>
          <w:szCs w:val="24"/>
        </w:rPr>
        <w:t xml:space="preserve">Main Stages </w:t>
      </w:r>
      <w:r w:rsidR="003C7290" w:rsidRPr="00861E6A">
        <w:rPr>
          <w:rFonts w:ascii="Times New Roman" w:hAnsi="Times New Roman" w:cs="Times New Roman"/>
          <w:sz w:val="24"/>
          <w:szCs w:val="24"/>
        </w:rPr>
        <w:t>of</w:t>
      </w:r>
      <w:r w:rsidRPr="00861E6A">
        <w:rPr>
          <w:rFonts w:ascii="Times New Roman" w:hAnsi="Times New Roman" w:cs="Times New Roman"/>
          <w:sz w:val="24"/>
          <w:szCs w:val="24"/>
        </w:rPr>
        <w:t xml:space="preserve"> Construction Projects</w:t>
      </w:r>
      <w:r w:rsidR="00B62DD7">
        <w:rPr>
          <w:rFonts w:ascii="Times New Roman" w:hAnsi="Times New Roman" w:cs="Times New Roman"/>
          <w:sz w:val="24"/>
          <w:szCs w:val="24"/>
        </w:rPr>
        <w:t>………………………………………</w:t>
      </w:r>
      <w:r w:rsidR="003C7290">
        <w:rPr>
          <w:rFonts w:ascii="Times New Roman" w:hAnsi="Times New Roman" w:cs="Times New Roman"/>
          <w:sz w:val="24"/>
          <w:szCs w:val="24"/>
        </w:rPr>
        <w:t>…..</w:t>
      </w:r>
      <w:r w:rsidR="00B62DD7">
        <w:rPr>
          <w:rFonts w:ascii="Times New Roman" w:hAnsi="Times New Roman" w:cs="Times New Roman"/>
          <w:sz w:val="24"/>
          <w:szCs w:val="24"/>
        </w:rPr>
        <w:t>13</w:t>
      </w:r>
    </w:p>
    <w:p w:rsidR="00B92D03" w:rsidRPr="000E7C1C" w:rsidRDefault="00861E6A" w:rsidP="001A5C10">
      <w:pPr>
        <w:spacing w:line="276" w:lineRule="auto"/>
        <w:jc w:val="both"/>
        <w:rPr>
          <w:rFonts w:ascii="Times New Roman" w:hAnsi="Times New Roman" w:cs="Times New Roman"/>
          <w:b/>
          <w:bCs/>
          <w:sz w:val="24"/>
          <w:szCs w:val="24"/>
        </w:rPr>
      </w:pPr>
      <w:r w:rsidRPr="000E7C1C">
        <w:rPr>
          <w:rFonts w:ascii="Times New Roman" w:hAnsi="Times New Roman" w:cs="Times New Roman"/>
          <w:b/>
          <w:bCs/>
          <w:sz w:val="24"/>
          <w:szCs w:val="24"/>
        </w:rPr>
        <w:t>CHAPTER THREE</w:t>
      </w:r>
      <w:r w:rsidR="00C53C5E" w:rsidRPr="000E7C1C">
        <w:rPr>
          <w:rFonts w:ascii="Times New Roman" w:hAnsi="Times New Roman" w:cs="Times New Roman"/>
          <w:b/>
          <w:bCs/>
          <w:sz w:val="24"/>
          <w:szCs w:val="24"/>
        </w:rPr>
        <w:t>………………………………………</w:t>
      </w:r>
      <w:r w:rsidR="003C7290" w:rsidRPr="000E7C1C">
        <w:rPr>
          <w:rFonts w:ascii="Times New Roman" w:hAnsi="Times New Roman" w:cs="Times New Roman"/>
          <w:b/>
          <w:bCs/>
          <w:sz w:val="24"/>
          <w:szCs w:val="24"/>
        </w:rPr>
        <w:t>...</w:t>
      </w:r>
      <w:r w:rsidR="00C53C5E" w:rsidRPr="000E7C1C">
        <w:rPr>
          <w:rFonts w:ascii="Times New Roman" w:hAnsi="Times New Roman" w:cs="Times New Roman"/>
          <w:b/>
          <w:bCs/>
          <w:sz w:val="24"/>
          <w:szCs w:val="24"/>
        </w:rPr>
        <w:t>…</w:t>
      </w:r>
      <w:r w:rsidR="00B92D03" w:rsidRPr="000E7C1C">
        <w:rPr>
          <w:rFonts w:ascii="Times New Roman" w:hAnsi="Times New Roman" w:cs="Times New Roman"/>
          <w:b/>
          <w:bCs/>
          <w:sz w:val="24"/>
          <w:szCs w:val="24"/>
        </w:rPr>
        <w:t>………………......</w:t>
      </w:r>
      <w:r w:rsidR="00C53C5E" w:rsidRPr="000E7C1C">
        <w:rPr>
          <w:rFonts w:ascii="Times New Roman" w:hAnsi="Times New Roman" w:cs="Times New Roman"/>
          <w:b/>
          <w:bCs/>
          <w:sz w:val="24"/>
          <w:szCs w:val="24"/>
        </w:rPr>
        <w:t>1</w:t>
      </w:r>
      <w:r w:rsidR="00191568" w:rsidRPr="000E7C1C">
        <w:rPr>
          <w:rFonts w:ascii="Times New Roman" w:hAnsi="Times New Roman" w:cs="Times New Roman"/>
          <w:b/>
          <w:bCs/>
          <w:sz w:val="24"/>
          <w:szCs w:val="24"/>
        </w:rPr>
        <w:t>8</w:t>
      </w:r>
    </w:p>
    <w:p w:rsidR="00B92D03" w:rsidRPr="000E7C1C" w:rsidRDefault="00861E6A" w:rsidP="001A5C10">
      <w:pPr>
        <w:spacing w:line="276" w:lineRule="auto"/>
        <w:jc w:val="both"/>
        <w:rPr>
          <w:rFonts w:ascii="Times New Roman" w:hAnsi="Times New Roman" w:cs="Times New Roman"/>
          <w:b/>
          <w:bCs/>
          <w:sz w:val="24"/>
          <w:szCs w:val="24"/>
        </w:rPr>
      </w:pPr>
      <w:r w:rsidRPr="000E7C1C">
        <w:rPr>
          <w:rFonts w:ascii="Times New Roman" w:hAnsi="Times New Roman" w:cs="Times New Roman"/>
          <w:b/>
          <w:bCs/>
          <w:sz w:val="24"/>
          <w:szCs w:val="24"/>
        </w:rPr>
        <w:t>3.0 MACHINERIES, EQUIPMENT AND SAFETY</w:t>
      </w:r>
      <w:r w:rsidR="00C53C5E" w:rsidRPr="000E7C1C">
        <w:rPr>
          <w:rFonts w:ascii="Times New Roman" w:hAnsi="Times New Roman" w:cs="Times New Roman"/>
          <w:b/>
          <w:bCs/>
          <w:sz w:val="24"/>
          <w:szCs w:val="24"/>
        </w:rPr>
        <w:t>…………………………</w:t>
      </w:r>
      <w:r w:rsidR="000E7C1C">
        <w:rPr>
          <w:rFonts w:ascii="Times New Roman" w:hAnsi="Times New Roman" w:cs="Times New Roman"/>
          <w:b/>
          <w:bCs/>
          <w:sz w:val="24"/>
          <w:szCs w:val="24"/>
        </w:rPr>
        <w:t>…</w:t>
      </w:r>
      <w:r w:rsidR="00B019A5" w:rsidRPr="000E7C1C">
        <w:rPr>
          <w:rFonts w:ascii="Times New Roman" w:hAnsi="Times New Roman" w:cs="Times New Roman"/>
          <w:b/>
          <w:bCs/>
          <w:sz w:val="24"/>
          <w:szCs w:val="24"/>
        </w:rPr>
        <w:t>1</w:t>
      </w:r>
      <w:r w:rsidR="00191568" w:rsidRPr="000E7C1C">
        <w:rPr>
          <w:rFonts w:ascii="Times New Roman" w:hAnsi="Times New Roman" w:cs="Times New Roman"/>
          <w:b/>
          <w:bCs/>
          <w:sz w:val="24"/>
          <w:szCs w:val="24"/>
        </w:rPr>
        <w:t>8</w:t>
      </w:r>
    </w:p>
    <w:p w:rsidR="00B92D03" w:rsidRDefault="00861E6A"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3.</w:t>
      </w:r>
      <w:r w:rsidR="00B019A5">
        <w:rPr>
          <w:rFonts w:ascii="Times New Roman" w:hAnsi="Times New Roman" w:cs="Times New Roman"/>
          <w:sz w:val="24"/>
          <w:szCs w:val="24"/>
        </w:rPr>
        <w:t>1</w:t>
      </w:r>
      <w:r w:rsidRPr="00861E6A">
        <w:rPr>
          <w:rFonts w:ascii="Times New Roman" w:hAnsi="Times New Roman" w:cs="Times New Roman"/>
          <w:sz w:val="24"/>
          <w:szCs w:val="24"/>
        </w:rPr>
        <w:t>Machineries &amp; Equipment</w:t>
      </w:r>
      <w:r w:rsidR="00B019A5">
        <w:rPr>
          <w:rFonts w:ascii="Times New Roman" w:hAnsi="Times New Roman" w:cs="Times New Roman"/>
          <w:sz w:val="24"/>
          <w:szCs w:val="24"/>
        </w:rPr>
        <w:t>……………………………………………………</w:t>
      </w:r>
      <w:r w:rsidR="00B92D03">
        <w:rPr>
          <w:rFonts w:ascii="Times New Roman" w:hAnsi="Times New Roman" w:cs="Times New Roman"/>
          <w:sz w:val="24"/>
          <w:szCs w:val="24"/>
        </w:rPr>
        <w:t>…</w:t>
      </w:r>
      <w:r w:rsidR="00191568">
        <w:rPr>
          <w:rFonts w:ascii="Times New Roman" w:hAnsi="Times New Roman" w:cs="Times New Roman"/>
          <w:sz w:val="24"/>
          <w:szCs w:val="24"/>
        </w:rPr>
        <w:t>18</w:t>
      </w:r>
    </w:p>
    <w:p w:rsidR="00B92D03" w:rsidRPr="000E7C1C" w:rsidRDefault="00861E6A" w:rsidP="001A5C10">
      <w:pPr>
        <w:spacing w:line="276" w:lineRule="auto"/>
        <w:jc w:val="both"/>
        <w:rPr>
          <w:rFonts w:ascii="Times New Roman" w:hAnsi="Times New Roman" w:cs="Times New Roman"/>
          <w:b/>
          <w:bCs/>
          <w:sz w:val="24"/>
          <w:szCs w:val="24"/>
        </w:rPr>
      </w:pPr>
      <w:r w:rsidRPr="000E7C1C">
        <w:rPr>
          <w:rFonts w:ascii="Times New Roman" w:hAnsi="Times New Roman" w:cs="Times New Roman"/>
          <w:b/>
          <w:bCs/>
          <w:sz w:val="24"/>
          <w:szCs w:val="24"/>
        </w:rPr>
        <w:t>CHAPTER FOUR</w:t>
      </w:r>
      <w:r w:rsidR="00191568" w:rsidRPr="000E7C1C">
        <w:rPr>
          <w:rFonts w:ascii="Times New Roman" w:hAnsi="Times New Roman" w:cs="Times New Roman"/>
          <w:b/>
          <w:bCs/>
          <w:sz w:val="24"/>
          <w:szCs w:val="24"/>
        </w:rPr>
        <w:t>…………………………………………………</w:t>
      </w:r>
      <w:r w:rsidR="003C7290" w:rsidRPr="000E7C1C">
        <w:rPr>
          <w:rFonts w:ascii="Times New Roman" w:hAnsi="Times New Roman" w:cs="Times New Roman"/>
          <w:b/>
          <w:bCs/>
          <w:sz w:val="24"/>
          <w:szCs w:val="24"/>
        </w:rPr>
        <w:t>...</w:t>
      </w:r>
      <w:r w:rsidR="00B92D03" w:rsidRPr="000E7C1C">
        <w:rPr>
          <w:rFonts w:ascii="Times New Roman" w:hAnsi="Times New Roman" w:cs="Times New Roman"/>
          <w:b/>
          <w:bCs/>
          <w:sz w:val="24"/>
          <w:szCs w:val="24"/>
        </w:rPr>
        <w:t>......................</w:t>
      </w:r>
      <w:r w:rsidR="00191568" w:rsidRPr="000E7C1C">
        <w:rPr>
          <w:rFonts w:ascii="Times New Roman" w:hAnsi="Times New Roman" w:cs="Times New Roman"/>
          <w:b/>
          <w:bCs/>
          <w:sz w:val="24"/>
          <w:szCs w:val="24"/>
        </w:rPr>
        <w:t>19</w:t>
      </w:r>
    </w:p>
    <w:p w:rsidR="00B92D03" w:rsidRPr="000E7C1C" w:rsidRDefault="00861E6A" w:rsidP="001A5C10">
      <w:pPr>
        <w:spacing w:line="276" w:lineRule="auto"/>
        <w:jc w:val="both"/>
        <w:rPr>
          <w:rFonts w:ascii="Times New Roman" w:hAnsi="Times New Roman" w:cs="Times New Roman"/>
          <w:b/>
          <w:bCs/>
          <w:sz w:val="24"/>
          <w:szCs w:val="24"/>
        </w:rPr>
      </w:pPr>
      <w:r w:rsidRPr="000E7C1C">
        <w:rPr>
          <w:rFonts w:ascii="Times New Roman" w:hAnsi="Times New Roman" w:cs="Times New Roman"/>
          <w:b/>
          <w:bCs/>
          <w:sz w:val="24"/>
          <w:szCs w:val="24"/>
        </w:rPr>
        <w:t>4.0 TECHNICAL EXPERIENCES GAINED</w:t>
      </w:r>
      <w:r w:rsidR="00191568" w:rsidRPr="000E7C1C">
        <w:rPr>
          <w:rFonts w:ascii="Times New Roman" w:hAnsi="Times New Roman" w:cs="Times New Roman"/>
          <w:b/>
          <w:bCs/>
          <w:sz w:val="24"/>
          <w:szCs w:val="24"/>
        </w:rPr>
        <w:t>………………………………</w:t>
      </w:r>
      <w:r w:rsidR="001A4BDD" w:rsidRPr="000E7C1C">
        <w:rPr>
          <w:rFonts w:ascii="Times New Roman" w:hAnsi="Times New Roman" w:cs="Times New Roman"/>
          <w:b/>
          <w:bCs/>
          <w:sz w:val="24"/>
          <w:szCs w:val="24"/>
        </w:rPr>
        <w:t>……</w:t>
      </w:r>
      <w:r w:rsidR="000E7C1C">
        <w:rPr>
          <w:rFonts w:ascii="Times New Roman" w:hAnsi="Times New Roman" w:cs="Times New Roman"/>
          <w:b/>
          <w:bCs/>
          <w:sz w:val="24"/>
          <w:szCs w:val="24"/>
        </w:rPr>
        <w:t>.</w:t>
      </w:r>
      <w:r w:rsidR="00191568" w:rsidRPr="000E7C1C">
        <w:rPr>
          <w:rFonts w:ascii="Times New Roman" w:hAnsi="Times New Roman" w:cs="Times New Roman"/>
          <w:b/>
          <w:bCs/>
          <w:sz w:val="24"/>
          <w:szCs w:val="24"/>
        </w:rPr>
        <w:t>19</w:t>
      </w:r>
    </w:p>
    <w:p w:rsidR="00B92D03" w:rsidRDefault="00861E6A"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4.1 </w:t>
      </w:r>
      <w:r w:rsidRPr="00861E6A">
        <w:rPr>
          <w:rFonts w:ascii="Times New Roman" w:hAnsi="Times New Roman" w:cs="Times New Roman"/>
          <w:sz w:val="24"/>
          <w:szCs w:val="24"/>
        </w:rPr>
        <w:t>General Experience</w:t>
      </w:r>
      <w:r w:rsidR="00191568">
        <w:rPr>
          <w:rFonts w:ascii="Times New Roman" w:hAnsi="Times New Roman" w:cs="Times New Roman"/>
          <w:sz w:val="24"/>
          <w:szCs w:val="24"/>
        </w:rPr>
        <w:t>……………………………………………………………</w:t>
      </w:r>
      <w:r w:rsidR="00B92D03">
        <w:rPr>
          <w:rFonts w:ascii="Times New Roman" w:hAnsi="Times New Roman" w:cs="Times New Roman"/>
          <w:sz w:val="24"/>
          <w:szCs w:val="24"/>
        </w:rPr>
        <w:t>...</w:t>
      </w:r>
      <w:r w:rsidR="000E7C1C">
        <w:rPr>
          <w:rFonts w:ascii="Times New Roman" w:hAnsi="Times New Roman" w:cs="Times New Roman"/>
          <w:sz w:val="24"/>
          <w:szCs w:val="24"/>
        </w:rPr>
        <w:t>.</w:t>
      </w:r>
      <w:r w:rsidR="00191568">
        <w:rPr>
          <w:rFonts w:ascii="Times New Roman" w:hAnsi="Times New Roman" w:cs="Times New Roman"/>
          <w:sz w:val="24"/>
          <w:szCs w:val="24"/>
        </w:rPr>
        <w:t>19</w:t>
      </w:r>
    </w:p>
    <w:p w:rsidR="00B92D03" w:rsidRDefault="00861E6A"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4.1.1 </w:t>
      </w:r>
      <w:r w:rsidRPr="00861E6A">
        <w:rPr>
          <w:rFonts w:ascii="Times New Roman" w:hAnsi="Times New Roman" w:cs="Times New Roman"/>
          <w:sz w:val="24"/>
          <w:szCs w:val="24"/>
        </w:rPr>
        <w:t>Concrete mix ratio and grade</w:t>
      </w:r>
      <w:r w:rsidR="00191568">
        <w:rPr>
          <w:rFonts w:ascii="Times New Roman" w:hAnsi="Times New Roman" w:cs="Times New Roman"/>
          <w:sz w:val="24"/>
          <w:szCs w:val="24"/>
        </w:rPr>
        <w:t>………………………………………………….</w:t>
      </w:r>
      <w:r w:rsidR="000E7C1C">
        <w:rPr>
          <w:rFonts w:ascii="Times New Roman" w:hAnsi="Times New Roman" w:cs="Times New Roman"/>
          <w:sz w:val="24"/>
          <w:szCs w:val="24"/>
        </w:rPr>
        <w:t>.</w:t>
      </w:r>
      <w:r w:rsidR="00191568">
        <w:rPr>
          <w:rFonts w:ascii="Times New Roman" w:hAnsi="Times New Roman" w:cs="Times New Roman"/>
          <w:sz w:val="24"/>
          <w:szCs w:val="24"/>
        </w:rPr>
        <w:t>19</w:t>
      </w:r>
    </w:p>
    <w:p w:rsidR="00861E6A" w:rsidRPr="00B92D03" w:rsidRDefault="00861E6A" w:rsidP="001A5C10">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4.1.2 </w:t>
      </w:r>
      <w:r w:rsidRPr="00861E6A">
        <w:rPr>
          <w:rFonts w:ascii="Times New Roman" w:hAnsi="Times New Roman" w:cs="Times New Roman"/>
          <w:sz w:val="24"/>
          <w:szCs w:val="24"/>
        </w:rPr>
        <w:t>Casting and Curing of concrete</w:t>
      </w:r>
      <w:r w:rsidR="00191568">
        <w:rPr>
          <w:rFonts w:ascii="Times New Roman" w:hAnsi="Times New Roman" w:cs="Times New Roman"/>
          <w:sz w:val="24"/>
          <w:szCs w:val="24"/>
        </w:rPr>
        <w:t>………………………………………………</w:t>
      </w:r>
      <w:r w:rsidR="003C7290">
        <w:rPr>
          <w:rFonts w:ascii="Times New Roman" w:hAnsi="Times New Roman" w:cs="Times New Roman"/>
          <w:sz w:val="24"/>
          <w:szCs w:val="24"/>
        </w:rPr>
        <w:t>..</w:t>
      </w:r>
      <w:r w:rsidR="000E7C1C">
        <w:rPr>
          <w:rFonts w:ascii="Times New Roman" w:hAnsi="Times New Roman" w:cs="Times New Roman"/>
          <w:sz w:val="24"/>
          <w:szCs w:val="24"/>
        </w:rPr>
        <w:t>.</w:t>
      </w:r>
      <w:r w:rsidR="00191568">
        <w:rPr>
          <w:rFonts w:ascii="Times New Roman" w:hAnsi="Times New Roman" w:cs="Times New Roman"/>
          <w:sz w:val="24"/>
          <w:szCs w:val="24"/>
        </w:rPr>
        <w:t>19</w:t>
      </w:r>
    </w:p>
    <w:p w:rsidR="00861E6A" w:rsidRDefault="00861E6A"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 xml:space="preserve">4.2 </w:t>
      </w:r>
      <w:r w:rsidRPr="00861E6A">
        <w:rPr>
          <w:rFonts w:ascii="Times New Roman" w:hAnsi="Times New Roman" w:cs="Times New Roman"/>
          <w:sz w:val="24"/>
          <w:szCs w:val="24"/>
        </w:rPr>
        <w:t>Foundation</w:t>
      </w:r>
      <w:r w:rsidR="00191568">
        <w:rPr>
          <w:rFonts w:ascii="Times New Roman" w:hAnsi="Times New Roman" w:cs="Times New Roman"/>
          <w:sz w:val="24"/>
          <w:szCs w:val="24"/>
        </w:rPr>
        <w:t>………………………………………………………………………19</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4.3 </w:t>
      </w:r>
      <w:r w:rsidRPr="00861E6A">
        <w:rPr>
          <w:rFonts w:ascii="Times New Roman" w:hAnsi="Times New Roman" w:cs="Times New Roman"/>
          <w:sz w:val="24"/>
          <w:szCs w:val="24"/>
        </w:rPr>
        <w:t>Column reinforcement</w:t>
      </w:r>
      <w:r w:rsidR="001A4BDD">
        <w:rPr>
          <w:rFonts w:ascii="Times New Roman" w:hAnsi="Times New Roman" w:cs="Times New Roman"/>
          <w:sz w:val="24"/>
          <w:szCs w:val="24"/>
        </w:rPr>
        <w:t>…………………………………………………………..22</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4.4 </w:t>
      </w:r>
      <w:r w:rsidRPr="00861E6A">
        <w:rPr>
          <w:rFonts w:ascii="Times New Roman" w:hAnsi="Times New Roman" w:cs="Times New Roman"/>
          <w:sz w:val="24"/>
          <w:szCs w:val="24"/>
        </w:rPr>
        <w:t>Slab reinforcement</w:t>
      </w:r>
      <w:r w:rsidR="001A4BDD">
        <w:rPr>
          <w:rFonts w:ascii="Times New Roman" w:hAnsi="Times New Roman" w:cs="Times New Roman"/>
          <w:sz w:val="24"/>
          <w:szCs w:val="24"/>
        </w:rPr>
        <w:t>………………………………………………………………23</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4.5 </w:t>
      </w:r>
      <w:r w:rsidRPr="003065BF">
        <w:rPr>
          <w:rFonts w:ascii="Times New Roman" w:hAnsi="Times New Roman" w:cs="Times New Roman"/>
          <w:sz w:val="24"/>
          <w:szCs w:val="24"/>
        </w:rPr>
        <w:t>Beam reinforcement</w:t>
      </w:r>
      <w:r w:rsidR="001A4BDD">
        <w:rPr>
          <w:rFonts w:ascii="Times New Roman" w:hAnsi="Times New Roman" w:cs="Times New Roman"/>
          <w:sz w:val="24"/>
          <w:szCs w:val="24"/>
        </w:rPr>
        <w:t>……………………………………………………………. 25</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4.6 </w:t>
      </w:r>
      <w:r w:rsidRPr="003065BF">
        <w:rPr>
          <w:rFonts w:ascii="Times New Roman" w:hAnsi="Times New Roman" w:cs="Times New Roman"/>
          <w:sz w:val="24"/>
          <w:szCs w:val="24"/>
        </w:rPr>
        <w:t>Scaffold</w:t>
      </w:r>
      <w:r w:rsidR="001A4BDD">
        <w:rPr>
          <w:rFonts w:ascii="Times New Roman" w:hAnsi="Times New Roman" w:cs="Times New Roman"/>
          <w:sz w:val="24"/>
          <w:szCs w:val="24"/>
        </w:rPr>
        <w:t>………………………………………………………………………….27</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4.7 </w:t>
      </w:r>
      <w:r w:rsidRPr="003065BF">
        <w:rPr>
          <w:rFonts w:ascii="Times New Roman" w:hAnsi="Times New Roman" w:cs="Times New Roman"/>
          <w:sz w:val="24"/>
          <w:szCs w:val="24"/>
        </w:rPr>
        <w:t>Coarse Aggregate</w:t>
      </w:r>
      <w:r w:rsidR="001A4BDD">
        <w:rPr>
          <w:rFonts w:ascii="Times New Roman" w:hAnsi="Times New Roman" w:cs="Times New Roman"/>
          <w:sz w:val="24"/>
          <w:szCs w:val="24"/>
        </w:rPr>
        <w:t>………………………………………………………………..28</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4.8 </w:t>
      </w:r>
      <w:r w:rsidRPr="003065BF">
        <w:rPr>
          <w:rFonts w:ascii="Times New Roman" w:hAnsi="Times New Roman" w:cs="Times New Roman"/>
          <w:sz w:val="24"/>
          <w:szCs w:val="24"/>
        </w:rPr>
        <w:t>Plastering</w:t>
      </w:r>
      <w:r w:rsidR="001A4BDD">
        <w:rPr>
          <w:rFonts w:ascii="Times New Roman" w:hAnsi="Times New Roman" w:cs="Times New Roman"/>
          <w:sz w:val="24"/>
          <w:szCs w:val="24"/>
        </w:rPr>
        <w:t>………………………………………………………………………...28</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4.9 </w:t>
      </w:r>
      <w:r w:rsidRPr="003065BF">
        <w:rPr>
          <w:rFonts w:ascii="Times New Roman" w:hAnsi="Times New Roman" w:cs="Times New Roman"/>
          <w:sz w:val="24"/>
          <w:szCs w:val="24"/>
        </w:rPr>
        <w:t>Rendering</w:t>
      </w:r>
      <w:r w:rsidR="001A4BDD">
        <w:rPr>
          <w:rFonts w:ascii="Times New Roman" w:hAnsi="Times New Roman" w:cs="Times New Roman"/>
          <w:sz w:val="24"/>
          <w:szCs w:val="24"/>
        </w:rPr>
        <w:t>………………………………………………………………………..29</w:t>
      </w:r>
    </w:p>
    <w:p w:rsidR="00EB36BD"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4.10 Roof</w:t>
      </w:r>
      <w:r w:rsidR="001A4BDD">
        <w:rPr>
          <w:rFonts w:ascii="Times New Roman" w:hAnsi="Times New Roman" w:cs="Times New Roman"/>
          <w:sz w:val="24"/>
          <w:szCs w:val="24"/>
        </w:rPr>
        <w:t>…………………………………………………………………………….30</w:t>
      </w:r>
    </w:p>
    <w:p w:rsidR="00B92D03" w:rsidRDefault="00EB36BD"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4.11 </w:t>
      </w:r>
      <w:r w:rsidRPr="003065BF">
        <w:rPr>
          <w:rFonts w:ascii="Times New Roman" w:hAnsi="Times New Roman" w:cs="Times New Roman"/>
          <w:sz w:val="24"/>
          <w:szCs w:val="24"/>
        </w:rPr>
        <w:t>Human relation and conflict resolution</w:t>
      </w:r>
      <w:r w:rsidR="001A4BDD">
        <w:rPr>
          <w:rFonts w:ascii="Times New Roman" w:hAnsi="Times New Roman" w:cs="Times New Roman"/>
          <w:sz w:val="24"/>
          <w:szCs w:val="24"/>
        </w:rPr>
        <w:t>………………………………………...35</w:t>
      </w:r>
    </w:p>
    <w:p w:rsidR="003065BF" w:rsidRPr="000E7C1C" w:rsidRDefault="003065BF" w:rsidP="001A5C10">
      <w:pPr>
        <w:spacing w:line="276" w:lineRule="auto"/>
        <w:ind w:left="900"/>
        <w:jc w:val="both"/>
        <w:rPr>
          <w:rFonts w:ascii="Times New Roman" w:hAnsi="Times New Roman" w:cs="Times New Roman"/>
          <w:b/>
          <w:bCs/>
          <w:sz w:val="24"/>
          <w:szCs w:val="24"/>
        </w:rPr>
      </w:pPr>
      <w:r w:rsidRPr="000E7C1C">
        <w:rPr>
          <w:rFonts w:ascii="Times New Roman" w:hAnsi="Times New Roman" w:cs="Times New Roman"/>
          <w:b/>
          <w:bCs/>
          <w:sz w:val="24"/>
          <w:szCs w:val="24"/>
        </w:rPr>
        <w:t>CHAPTER FIVE</w:t>
      </w:r>
      <w:r w:rsidR="001A4BDD" w:rsidRPr="000E7C1C">
        <w:rPr>
          <w:rFonts w:ascii="Times New Roman" w:hAnsi="Times New Roman" w:cs="Times New Roman"/>
          <w:b/>
          <w:bCs/>
          <w:sz w:val="24"/>
          <w:szCs w:val="24"/>
        </w:rPr>
        <w:t>………………………………………………</w:t>
      </w:r>
      <w:r w:rsidR="00B92D03" w:rsidRPr="000E7C1C">
        <w:rPr>
          <w:rFonts w:ascii="Times New Roman" w:hAnsi="Times New Roman" w:cs="Times New Roman"/>
          <w:b/>
          <w:bCs/>
          <w:sz w:val="24"/>
          <w:szCs w:val="24"/>
        </w:rPr>
        <w:t>…………………</w:t>
      </w:r>
      <w:r w:rsidR="000E7C1C">
        <w:rPr>
          <w:rFonts w:ascii="Times New Roman" w:hAnsi="Times New Roman" w:cs="Times New Roman"/>
          <w:b/>
          <w:bCs/>
          <w:sz w:val="24"/>
          <w:szCs w:val="24"/>
        </w:rPr>
        <w:t>...</w:t>
      </w:r>
      <w:r w:rsidR="001A4BDD" w:rsidRPr="000E7C1C">
        <w:rPr>
          <w:rFonts w:ascii="Times New Roman" w:hAnsi="Times New Roman" w:cs="Times New Roman"/>
          <w:b/>
          <w:bCs/>
          <w:sz w:val="24"/>
          <w:szCs w:val="24"/>
        </w:rPr>
        <w:t>36</w:t>
      </w:r>
    </w:p>
    <w:p w:rsidR="003065BF" w:rsidRPr="000E7C1C" w:rsidRDefault="003065BF" w:rsidP="001A5C10">
      <w:pPr>
        <w:spacing w:line="276" w:lineRule="auto"/>
        <w:ind w:left="900"/>
        <w:jc w:val="both"/>
        <w:rPr>
          <w:rFonts w:ascii="Times New Roman" w:hAnsi="Times New Roman" w:cs="Times New Roman"/>
          <w:b/>
          <w:bCs/>
          <w:sz w:val="24"/>
          <w:szCs w:val="24"/>
        </w:rPr>
      </w:pPr>
      <w:r w:rsidRPr="000E7C1C">
        <w:rPr>
          <w:rFonts w:ascii="Times New Roman" w:hAnsi="Times New Roman" w:cs="Times New Roman"/>
          <w:b/>
          <w:bCs/>
          <w:sz w:val="24"/>
          <w:szCs w:val="24"/>
        </w:rPr>
        <w:t>5.0 CONCLUSION AND RECOMMENDATION</w:t>
      </w:r>
      <w:r w:rsidR="003C7290" w:rsidRPr="000E7C1C">
        <w:rPr>
          <w:rFonts w:ascii="Times New Roman" w:hAnsi="Times New Roman" w:cs="Times New Roman"/>
          <w:b/>
          <w:bCs/>
          <w:sz w:val="24"/>
          <w:szCs w:val="24"/>
        </w:rPr>
        <w:t>………………………………</w:t>
      </w:r>
      <w:r w:rsidR="000E7C1C">
        <w:rPr>
          <w:rFonts w:ascii="Times New Roman" w:hAnsi="Times New Roman" w:cs="Times New Roman"/>
          <w:b/>
          <w:bCs/>
          <w:sz w:val="24"/>
          <w:szCs w:val="24"/>
        </w:rPr>
        <w:t>.</w:t>
      </w:r>
      <w:r w:rsidR="003C7290" w:rsidRPr="000E7C1C">
        <w:rPr>
          <w:rFonts w:ascii="Times New Roman" w:hAnsi="Times New Roman" w:cs="Times New Roman"/>
          <w:b/>
          <w:bCs/>
          <w:sz w:val="24"/>
          <w:szCs w:val="24"/>
        </w:rPr>
        <w:t>36</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5.1 </w:t>
      </w:r>
      <w:r w:rsidRPr="003065BF">
        <w:rPr>
          <w:rFonts w:ascii="Times New Roman" w:hAnsi="Times New Roman" w:cs="Times New Roman"/>
          <w:sz w:val="24"/>
          <w:szCs w:val="24"/>
        </w:rPr>
        <w:t>Conclusion</w:t>
      </w:r>
      <w:r w:rsidR="003C7290">
        <w:rPr>
          <w:rFonts w:ascii="Times New Roman" w:hAnsi="Times New Roman" w:cs="Times New Roman"/>
          <w:sz w:val="24"/>
          <w:szCs w:val="24"/>
        </w:rPr>
        <w:t>……………………………………………………………………….36</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 </w:t>
      </w:r>
      <w:r w:rsidRPr="003065BF">
        <w:rPr>
          <w:rFonts w:ascii="Times New Roman" w:hAnsi="Times New Roman" w:cs="Times New Roman"/>
          <w:sz w:val="24"/>
          <w:szCs w:val="24"/>
        </w:rPr>
        <w:t>Recommendation</w:t>
      </w:r>
      <w:r w:rsidR="003C7290">
        <w:rPr>
          <w:rFonts w:ascii="Times New Roman" w:hAnsi="Times New Roman" w:cs="Times New Roman"/>
          <w:sz w:val="24"/>
          <w:szCs w:val="24"/>
        </w:rPr>
        <w:t>………………………………………………………………...36</w:t>
      </w:r>
    </w:p>
    <w:p w:rsidR="005B5E01"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5.2.1 </w:t>
      </w:r>
      <w:r w:rsidRPr="003065BF">
        <w:rPr>
          <w:rFonts w:ascii="Times New Roman" w:hAnsi="Times New Roman" w:cs="Times New Roman"/>
          <w:sz w:val="24"/>
          <w:szCs w:val="24"/>
        </w:rPr>
        <w:t>To the Federal Government of Nige</w:t>
      </w:r>
      <w:r>
        <w:rPr>
          <w:rFonts w:ascii="Times New Roman" w:hAnsi="Times New Roman" w:cs="Times New Roman"/>
          <w:sz w:val="24"/>
          <w:szCs w:val="24"/>
        </w:rPr>
        <w:t>ria</w:t>
      </w:r>
      <w:r w:rsidR="003C7290">
        <w:rPr>
          <w:rFonts w:ascii="Times New Roman" w:hAnsi="Times New Roman" w:cs="Times New Roman"/>
          <w:sz w:val="24"/>
          <w:szCs w:val="24"/>
        </w:rPr>
        <w:t>………………………………………...36</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5.2.2 </w:t>
      </w:r>
      <w:r w:rsidRPr="003065BF">
        <w:rPr>
          <w:rFonts w:ascii="Times New Roman" w:hAnsi="Times New Roman" w:cs="Times New Roman"/>
          <w:sz w:val="24"/>
          <w:szCs w:val="24"/>
        </w:rPr>
        <w:t>To Industrial Training Fund (ITF)</w:t>
      </w:r>
      <w:r w:rsidR="003C7290">
        <w:rPr>
          <w:rFonts w:ascii="Times New Roman" w:hAnsi="Times New Roman" w:cs="Times New Roman"/>
          <w:sz w:val="24"/>
          <w:szCs w:val="24"/>
        </w:rPr>
        <w:t>……………………………………………..37</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5.2.3 </w:t>
      </w:r>
      <w:r w:rsidRPr="003065BF">
        <w:rPr>
          <w:rFonts w:ascii="Times New Roman" w:hAnsi="Times New Roman" w:cs="Times New Roman"/>
          <w:sz w:val="24"/>
          <w:szCs w:val="24"/>
        </w:rPr>
        <w:t>To the School</w:t>
      </w:r>
      <w:r w:rsidR="003C7290">
        <w:rPr>
          <w:rFonts w:ascii="Times New Roman" w:hAnsi="Times New Roman" w:cs="Times New Roman"/>
          <w:sz w:val="24"/>
          <w:szCs w:val="24"/>
        </w:rPr>
        <w:t>…………………………………………………………………..37</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5.2.4 </w:t>
      </w:r>
      <w:r w:rsidRPr="003065BF">
        <w:rPr>
          <w:rFonts w:ascii="Times New Roman" w:hAnsi="Times New Roman" w:cs="Times New Roman"/>
          <w:sz w:val="24"/>
          <w:szCs w:val="24"/>
        </w:rPr>
        <w:t xml:space="preserve">To House of </w:t>
      </w:r>
      <w:r w:rsidR="003C7290">
        <w:rPr>
          <w:rFonts w:ascii="Times New Roman" w:hAnsi="Times New Roman" w:cs="Times New Roman"/>
          <w:sz w:val="24"/>
          <w:szCs w:val="24"/>
        </w:rPr>
        <w:t>O</w:t>
      </w:r>
      <w:r w:rsidRPr="003065BF">
        <w:rPr>
          <w:rFonts w:ascii="Times New Roman" w:hAnsi="Times New Roman" w:cs="Times New Roman"/>
          <w:sz w:val="24"/>
          <w:szCs w:val="24"/>
        </w:rPr>
        <w:t xml:space="preserve">duduwa </w:t>
      </w:r>
      <w:r w:rsidR="003C7290">
        <w:rPr>
          <w:rFonts w:ascii="Times New Roman" w:hAnsi="Times New Roman" w:cs="Times New Roman"/>
          <w:sz w:val="24"/>
          <w:szCs w:val="24"/>
        </w:rPr>
        <w:t>R</w:t>
      </w:r>
      <w:r w:rsidRPr="003065BF">
        <w:rPr>
          <w:rFonts w:ascii="Times New Roman" w:hAnsi="Times New Roman" w:cs="Times New Roman"/>
          <w:sz w:val="24"/>
          <w:szCs w:val="24"/>
        </w:rPr>
        <w:t>esour</w:t>
      </w:r>
      <w:r w:rsidR="003C7290">
        <w:rPr>
          <w:rFonts w:ascii="Times New Roman" w:hAnsi="Times New Roman" w:cs="Times New Roman"/>
          <w:sz w:val="24"/>
          <w:szCs w:val="24"/>
        </w:rPr>
        <w:t>c</w:t>
      </w:r>
      <w:r w:rsidRPr="003065BF">
        <w:rPr>
          <w:rFonts w:ascii="Times New Roman" w:hAnsi="Times New Roman" w:cs="Times New Roman"/>
          <w:sz w:val="24"/>
          <w:szCs w:val="24"/>
        </w:rPr>
        <w:t xml:space="preserve">e </w:t>
      </w:r>
      <w:r w:rsidR="003C7290">
        <w:rPr>
          <w:rFonts w:ascii="Times New Roman" w:hAnsi="Times New Roman" w:cs="Times New Roman"/>
          <w:sz w:val="24"/>
          <w:szCs w:val="24"/>
        </w:rPr>
        <w:t>L</w:t>
      </w:r>
      <w:r w:rsidRPr="003065BF">
        <w:rPr>
          <w:rFonts w:ascii="Times New Roman" w:hAnsi="Times New Roman" w:cs="Times New Roman"/>
          <w:sz w:val="24"/>
          <w:szCs w:val="24"/>
        </w:rPr>
        <w:t>imited</w:t>
      </w:r>
      <w:r w:rsidR="003C7290">
        <w:rPr>
          <w:rFonts w:ascii="Times New Roman" w:hAnsi="Times New Roman" w:cs="Times New Roman"/>
          <w:sz w:val="24"/>
          <w:szCs w:val="24"/>
        </w:rPr>
        <w:t>……………………………………..37</w:t>
      </w:r>
    </w:p>
    <w:p w:rsidR="003065BF" w:rsidRDefault="003065BF" w:rsidP="001A5C10">
      <w:pPr>
        <w:spacing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5.2.5 </w:t>
      </w:r>
      <w:r w:rsidRPr="003065BF">
        <w:rPr>
          <w:rFonts w:ascii="Times New Roman" w:hAnsi="Times New Roman" w:cs="Times New Roman"/>
          <w:sz w:val="24"/>
          <w:szCs w:val="24"/>
        </w:rPr>
        <w:t>To Clients</w:t>
      </w:r>
      <w:r w:rsidR="003C7290">
        <w:rPr>
          <w:rFonts w:ascii="Times New Roman" w:hAnsi="Times New Roman" w:cs="Times New Roman"/>
          <w:sz w:val="24"/>
          <w:szCs w:val="24"/>
        </w:rPr>
        <w:t>………………………………………………………………………37</w:t>
      </w:r>
    </w:p>
    <w:p w:rsidR="003065BF" w:rsidRPr="000E7C1C" w:rsidRDefault="003065BF" w:rsidP="001A5C10">
      <w:pPr>
        <w:spacing w:line="276" w:lineRule="auto"/>
        <w:ind w:left="900"/>
        <w:jc w:val="both"/>
        <w:rPr>
          <w:rFonts w:ascii="Times New Roman" w:hAnsi="Times New Roman" w:cs="Times New Roman"/>
          <w:b/>
          <w:bCs/>
          <w:sz w:val="24"/>
          <w:szCs w:val="24"/>
        </w:rPr>
      </w:pPr>
      <w:r w:rsidRPr="000E7C1C">
        <w:rPr>
          <w:rFonts w:ascii="Times New Roman" w:hAnsi="Times New Roman" w:cs="Times New Roman"/>
          <w:b/>
          <w:bCs/>
          <w:sz w:val="24"/>
          <w:szCs w:val="24"/>
        </w:rPr>
        <w:t>REFERENCES</w:t>
      </w:r>
      <w:r w:rsidR="000E7C1C" w:rsidRPr="000E7C1C">
        <w:rPr>
          <w:rFonts w:ascii="Times New Roman" w:hAnsi="Times New Roman" w:cs="Times New Roman"/>
          <w:b/>
          <w:bCs/>
          <w:sz w:val="24"/>
          <w:szCs w:val="24"/>
        </w:rPr>
        <w:t>……………………………………………………………………</w:t>
      </w:r>
      <w:r w:rsidR="000E7C1C">
        <w:rPr>
          <w:rFonts w:ascii="Times New Roman" w:hAnsi="Times New Roman" w:cs="Times New Roman"/>
          <w:b/>
          <w:bCs/>
          <w:sz w:val="24"/>
          <w:szCs w:val="24"/>
        </w:rPr>
        <w:t>...</w:t>
      </w:r>
      <w:r w:rsidR="000E7C1C" w:rsidRPr="000E7C1C">
        <w:rPr>
          <w:rFonts w:ascii="Times New Roman" w:hAnsi="Times New Roman" w:cs="Times New Roman"/>
          <w:b/>
          <w:bCs/>
          <w:sz w:val="24"/>
          <w:szCs w:val="24"/>
        </w:rPr>
        <w:t>38</w:t>
      </w:r>
    </w:p>
    <w:p w:rsidR="005B5E01" w:rsidRPr="006B7FD8" w:rsidRDefault="005B5E01" w:rsidP="001A5C10">
      <w:pPr>
        <w:spacing w:line="276" w:lineRule="auto"/>
        <w:ind w:left="900"/>
        <w:jc w:val="both"/>
        <w:rPr>
          <w:rFonts w:ascii="Times New Roman" w:hAnsi="Times New Roman" w:cs="Times New Roman"/>
          <w:sz w:val="24"/>
          <w:szCs w:val="24"/>
        </w:rPr>
      </w:pPr>
    </w:p>
    <w:p w:rsidR="005B5E01" w:rsidRDefault="005B5E01"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FF3980" w:rsidRDefault="00FF3980" w:rsidP="001A5C10">
      <w:pPr>
        <w:jc w:val="both"/>
        <w:rPr>
          <w:rFonts w:ascii="Times New Roman" w:hAnsi="Times New Roman" w:cs="Times New Roman"/>
          <w:sz w:val="24"/>
          <w:szCs w:val="24"/>
        </w:rPr>
      </w:pPr>
    </w:p>
    <w:p w:rsidR="008A40B2" w:rsidRDefault="008A40B2" w:rsidP="001A5C10">
      <w:pPr>
        <w:jc w:val="both"/>
        <w:rPr>
          <w:rFonts w:ascii="Times New Roman" w:hAnsi="Times New Roman" w:cs="Times New Roman"/>
          <w:sz w:val="24"/>
          <w:szCs w:val="24"/>
        </w:rPr>
      </w:pPr>
    </w:p>
    <w:p w:rsidR="00A06DBD" w:rsidRPr="009B3CA9" w:rsidRDefault="00A06DBD" w:rsidP="001A5C10">
      <w:pPr>
        <w:ind w:left="2160" w:firstLine="720"/>
        <w:jc w:val="both"/>
        <w:rPr>
          <w:rFonts w:ascii="Times New Roman" w:hAnsi="Times New Roman" w:cs="Times New Roman"/>
          <w:b/>
          <w:sz w:val="24"/>
          <w:szCs w:val="24"/>
        </w:rPr>
      </w:pPr>
      <w:r w:rsidRPr="009B3CA9">
        <w:rPr>
          <w:rFonts w:ascii="Times New Roman" w:hAnsi="Times New Roman" w:cs="Times New Roman"/>
          <w:b/>
          <w:sz w:val="24"/>
          <w:szCs w:val="24"/>
        </w:rPr>
        <w:t>TABLE AND FIGURES</w:t>
      </w:r>
    </w:p>
    <w:p w:rsidR="00A06DBD" w:rsidRPr="009B3CA9" w:rsidRDefault="00A06DBD" w:rsidP="001A5C10">
      <w:pPr>
        <w:jc w:val="both"/>
        <w:rPr>
          <w:rFonts w:ascii="Times New Roman" w:hAnsi="Times New Roman" w:cs="Times New Roman"/>
          <w:b/>
          <w:sz w:val="24"/>
          <w:szCs w:val="24"/>
        </w:rPr>
      </w:pPr>
      <w:r w:rsidRPr="009B3CA9">
        <w:rPr>
          <w:rFonts w:ascii="Times New Roman" w:hAnsi="Times New Roman" w:cs="Times New Roman"/>
          <w:b/>
          <w:sz w:val="24"/>
          <w:szCs w:val="24"/>
        </w:rPr>
        <w:t>FIGURES</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1.1 Pad Foundation Construction</w:t>
      </w:r>
    </w:p>
    <w:p w:rsidR="002D1486" w:rsidRDefault="002D1486" w:rsidP="001A5C10">
      <w:pPr>
        <w:tabs>
          <w:tab w:val="left" w:pos="623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 1.2 Formwork </w:t>
      </w:r>
      <w:r w:rsidRPr="00F922E2">
        <w:rPr>
          <w:rFonts w:ascii="Times New Roman" w:hAnsi="Times New Roman" w:cs="Times New Roman"/>
          <w:sz w:val="24"/>
          <w:szCs w:val="24"/>
        </w:rPr>
        <w:t>supported by other woo</w:t>
      </w:r>
      <w:r>
        <w:rPr>
          <w:rFonts w:ascii="Times New Roman" w:hAnsi="Times New Roman" w:cs="Times New Roman"/>
          <w:sz w:val="24"/>
          <w:szCs w:val="24"/>
        </w:rPr>
        <w:t>d</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1.3 Casted column</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1.4 &amp; Fig 1.5 Cantilever slabs</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1.6 Slab reinforcement</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1.7 Casting of concrete</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1.8 &amp; Fig 1.9 Beam reinforcement</w:t>
      </w:r>
    </w:p>
    <w:p w:rsidR="002D1486" w:rsidRDefault="002D1486" w:rsidP="001A5C10">
      <w:pPr>
        <w:spacing w:after="0" w:line="480" w:lineRule="auto"/>
        <w:jc w:val="both"/>
        <w:rPr>
          <w:rStyle w:val="fontstyle01"/>
          <w:color w:val="auto"/>
        </w:rPr>
      </w:pPr>
      <w:r>
        <w:rPr>
          <w:rFonts w:ascii="Times New Roman" w:hAnsi="Times New Roman" w:cs="Times New Roman"/>
          <w:sz w:val="24"/>
          <w:szCs w:val="24"/>
        </w:rPr>
        <w:t xml:space="preserve">Fig 1.10 </w:t>
      </w:r>
      <w:r>
        <w:rPr>
          <w:rStyle w:val="fontstyle01"/>
        </w:rPr>
        <w:t>Offload of scaffold</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 1.11 </w:t>
      </w:r>
      <w:r>
        <w:rPr>
          <w:rStyle w:val="fontstyle01"/>
        </w:rPr>
        <w:t>Scaffold</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 1.12 </w:t>
      </w:r>
      <w:r>
        <w:rPr>
          <w:rStyle w:val="fontstyle01"/>
          <w:color w:val="auto"/>
        </w:rPr>
        <w:t>Mixture of Plaster</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1.13 Plastering of external surface</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 1.14 &amp;Fig 1.15 </w:t>
      </w:r>
      <w:r>
        <w:rPr>
          <w:rStyle w:val="fontstyle01"/>
          <w:color w:val="auto"/>
        </w:rPr>
        <w:t>Rendering of internal surface</w:t>
      </w:r>
    </w:p>
    <w:p w:rsidR="002D1486" w:rsidRDefault="002D1486" w:rsidP="001A5C10">
      <w:pPr>
        <w:spacing w:after="0" w:line="480" w:lineRule="auto"/>
        <w:jc w:val="both"/>
        <w:rPr>
          <w:rFonts w:ascii="Times New Roman" w:hAnsi="Times New Roman" w:cs="Times New Roman"/>
          <w:sz w:val="24"/>
          <w:szCs w:val="24"/>
        </w:rPr>
      </w:pPr>
      <w:r>
        <w:rPr>
          <w:rStyle w:val="fontstyle01"/>
          <w:color w:val="auto"/>
        </w:rPr>
        <w:t>Fig 1.16 S</w:t>
      </w:r>
      <w:r>
        <w:rPr>
          <w:rFonts w:ascii="Times New Roman" w:hAnsi="Times New Roman" w:cs="Times New Roman"/>
          <w:sz w:val="24"/>
          <w:szCs w:val="24"/>
        </w:rPr>
        <w:t>teel purlin</w:t>
      </w:r>
    </w:p>
    <w:p w:rsidR="002D1486" w:rsidRDefault="002D1486" w:rsidP="001A5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1.17 &amp; Fig 1.18 Steel trusses</w:t>
      </w:r>
    </w:p>
    <w:p w:rsidR="002D1486" w:rsidRDefault="002D1486" w:rsidP="001A5C10">
      <w:pPr>
        <w:jc w:val="both"/>
        <w:rPr>
          <w:rFonts w:ascii="Times New Roman" w:hAnsi="Times New Roman" w:cs="Times New Roman"/>
          <w:sz w:val="24"/>
          <w:szCs w:val="24"/>
        </w:rPr>
      </w:pPr>
      <w:r>
        <w:rPr>
          <w:rFonts w:ascii="Times New Roman" w:hAnsi="Times New Roman" w:cs="Times New Roman"/>
          <w:sz w:val="24"/>
          <w:szCs w:val="24"/>
        </w:rPr>
        <w:t>Fig 1.19 Steel trusses, painted with red oxide emulsion paint</w:t>
      </w:r>
    </w:p>
    <w:p w:rsidR="002D1486" w:rsidRDefault="002D1486" w:rsidP="001A5C10">
      <w:pPr>
        <w:jc w:val="both"/>
        <w:rPr>
          <w:rFonts w:ascii="Times New Roman" w:hAnsi="Times New Roman" w:cs="Times New Roman"/>
          <w:sz w:val="24"/>
          <w:szCs w:val="24"/>
        </w:rPr>
      </w:pPr>
      <w:r>
        <w:rPr>
          <w:rFonts w:ascii="Times New Roman" w:hAnsi="Times New Roman" w:cs="Times New Roman"/>
          <w:sz w:val="24"/>
          <w:szCs w:val="24"/>
        </w:rPr>
        <w:t>Fig 1.20 &amp; Fig 1.21 Bolt and knot</w:t>
      </w:r>
    </w:p>
    <w:p w:rsidR="00A06DBD" w:rsidRDefault="00A06DBD" w:rsidP="001A5C10">
      <w:pPr>
        <w:jc w:val="both"/>
        <w:rPr>
          <w:rFonts w:ascii="Times New Roman" w:hAnsi="Times New Roman" w:cs="Times New Roman"/>
          <w:sz w:val="24"/>
          <w:szCs w:val="24"/>
        </w:rPr>
      </w:pPr>
    </w:p>
    <w:p w:rsidR="00A06DBD" w:rsidRPr="002B429B" w:rsidRDefault="002B429B" w:rsidP="001A5C10">
      <w:pPr>
        <w:pStyle w:val="Caption"/>
        <w:keepNext/>
        <w:spacing w:line="360" w:lineRule="auto"/>
        <w:jc w:val="both"/>
        <w:rPr>
          <w:rFonts w:cs="Times New Roman"/>
          <w:color w:val="auto"/>
          <w:szCs w:val="24"/>
        </w:rPr>
      </w:pPr>
      <w:r w:rsidRPr="006B7FD8">
        <w:rPr>
          <w:rFonts w:cs="Times New Roman"/>
          <w:color w:val="auto"/>
          <w:szCs w:val="24"/>
        </w:rPr>
        <w:t>Table</w:t>
      </w:r>
      <w:r w:rsidR="0074018B">
        <w:rPr>
          <w:rFonts w:cs="Times New Roman"/>
          <w:color w:val="auto"/>
          <w:szCs w:val="24"/>
        </w:rPr>
        <w:t xml:space="preserve">1 </w:t>
      </w:r>
      <w:r w:rsidRPr="006B7FD8">
        <w:rPr>
          <w:rFonts w:cs="Times New Roman"/>
          <w:color w:val="auto"/>
          <w:szCs w:val="24"/>
        </w:rPr>
        <w:t>: Common</w:t>
      </w:r>
      <w:r>
        <w:rPr>
          <w:rFonts w:cs="Times New Roman"/>
          <w:color w:val="auto"/>
          <w:szCs w:val="24"/>
        </w:rPr>
        <w:t xml:space="preserve"> concrete grades and mix ratios</w:t>
      </w:r>
    </w:p>
    <w:p w:rsidR="00A06DBD" w:rsidRDefault="00A06DBD" w:rsidP="001A5C10">
      <w:pPr>
        <w:spacing w:line="276" w:lineRule="auto"/>
        <w:ind w:left="900"/>
        <w:jc w:val="both"/>
        <w:rPr>
          <w:rFonts w:ascii="Times New Roman" w:hAnsi="Times New Roman" w:cs="Times New Roman"/>
          <w:sz w:val="24"/>
          <w:szCs w:val="24"/>
        </w:rPr>
      </w:pPr>
    </w:p>
    <w:p w:rsidR="00A06DBD" w:rsidRDefault="00A06DBD" w:rsidP="001A5C10">
      <w:pPr>
        <w:spacing w:line="276" w:lineRule="auto"/>
        <w:ind w:left="900"/>
        <w:jc w:val="both"/>
        <w:rPr>
          <w:rFonts w:ascii="Times New Roman" w:hAnsi="Times New Roman" w:cs="Times New Roman"/>
          <w:sz w:val="24"/>
          <w:szCs w:val="24"/>
        </w:rPr>
      </w:pPr>
    </w:p>
    <w:p w:rsidR="002B429B" w:rsidRDefault="002B429B" w:rsidP="001A5C10">
      <w:pPr>
        <w:spacing w:line="276" w:lineRule="auto"/>
        <w:jc w:val="both"/>
        <w:rPr>
          <w:rFonts w:ascii="Times New Roman" w:hAnsi="Times New Roman" w:cs="Times New Roman"/>
          <w:sz w:val="24"/>
          <w:szCs w:val="24"/>
        </w:rPr>
      </w:pPr>
    </w:p>
    <w:p w:rsidR="00A06DBD" w:rsidRPr="0026314F" w:rsidRDefault="00A06DBD" w:rsidP="001A5C10">
      <w:pPr>
        <w:pStyle w:val="Heading1"/>
        <w:jc w:val="both"/>
      </w:pPr>
      <w:r w:rsidRPr="0026314F">
        <w:lastRenderedPageBreak/>
        <w:t>CHAPTER ONE</w:t>
      </w:r>
    </w:p>
    <w:p w:rsidR="00A06DBD" w:rsidRPr="006B7FD8" w:rsidRDefault="00A06DBD" w:rsidP="001A5C10">
      <w:pPr>
        <w:spacing w:line="276" w:lineRule="auto"/>
        <w:jc w:val="both"/>
        <w:rPr>
          <w:rFonts w:ascii="Times New Roman" w:hAnsi="Times New Roman" w:cs="Times New Roman"/>
          <w:sz w:val="24"/>
          <w:szCs w:val="24"/>
        </w:rPr>
      </w:pPr>
    </w:p>
    <w:p w:rsidR="005B5E01" w:rsidRPr="00A06DBD" w:rsidRDefault="005B5E01" w:rsidP="001A5C10">
      <w:pPr>
        <w:pStyle w:val="Heading2"/>
        <w:jc w:val="both"/>
      </w:pPr>
      <w:r w:rsidRPr="006B7FD8">
        <w:t>1.0   INTRODUCTION</w:t>
      </w:r>
    </w:p>
    <w:p w:rsidR="004F3BD3" w:rsidRDefault="005B5E01" w:rsidP="001A5C10">
      <w:pPr>
        <w:spacing w:line="360" w:lineRule="auto"/>
        <w:ind w:left="1260"/>
        <w:jc w:val="both"/>
        <w:rPr>
          <w:rStyle w:val="Heading3Char"/>
          <w:rFonts w:ascii="Times New Roman" w:eastAsiaTheme="minorHAnsi" w:hAnsi="Times New Roman" w:cs="Times New Roman"/>
          <w:color w:val="auto"/>
        </w:rPr>
      </w:pPr>
      <w:r w:rsidRPr="006B7FD8">
        <w:rPr>
          <w:rStyle w:val="Heading3Char"/>
          <w:rFonts w:ascii="Times New Roman" w:hAnsi="Times New Roman" w:cs="Times New Roman"/>
          <w:b/>
        </w:rPr>
        <w:t>1.1   Students’ Industrial Work Experience Scheme (SIWES)</w:t>
      </w:r>
      <w:r w:rsidRPr="006B7FD8">
        <w:rPr>
          <w:rFonts w:ascii="Times New Roman" w:hAnsi="Times New Roman" w:cs="Times New Roman"/>
          <w:b/>
          <w:bCs/>
          <w:sz w:val="24"/>
          <w:szCs w:val="24"/>
        </w:rPr>
        <w:br/>
      </w:r>
      <w:r w:rsidRPr="006B7FD8">
        <w:rPr>
          <w:rFonts w:ascii="Times New Roman" w:hAnsi="Times New Roman" w:cs="Times New Roman"/>
          <w:sz w:val="24"/>
          <w:szCs w:val="24"/>
        </w:rPr>
        <w:t>Students’ Industrial Work Experience Scheme (SIWES), was initiated by Industrial</w:t>
      </w:r>
      <w:r w:rsidRPr="006B7FD8">
        <w:rPr>
          <w:rFonts w:ascii="Times New Roman" w:hAnsi="Times New Roman" w:cs="Times New Roman"/>
          <w:sz w:val="24"/>
          <w:szCs w:val="24"/>
        </w:rPr>
        <w:br/>
        <w:t>Training Fund (ITF) in the year 1973 as a skill traini</w:t>
      </w:r>
      <w:r w:rsidR="004A7FE4">
        <w:rPr>
          <w:rFonts w:ascii="Times New Roman" w:hAnsi="Times New Roman" w:cs="Times New Roman"/>
          <w:sz w:val="24"/>
          <w:szCs w:val="24"/>
        </w:rPr>
        <w:t xml:space="preserve">ng program to solve the problem </w:t>
      </w:r>
      <w:r w:rsidRPr="006B7FD8">
        <w:rPr>
          <w:rFonts w:ascii="Times New Roman" w:hAnsi="Times New Roman" w:cs="Times New Roman"/>
          <w:sz w:val="24"/>
          <w:szCs w:val="24"/>
        </w:rPr>
        <w:t>of lack of adequate practical skills of tertiary institu</w:t>
      </w:r>
      <w:r w:rsidR="004A7FE4">
        <w:rPr>
          <w:rFonts w:ascii="Times New Roman" w:hAnsi="Times New Roman" w:cs="Times New Roman"/>
          <w:sz w:val="24"/>
          <w:szCs w:val="24"/>
        </w:rPr>
        <w:t xml:space="preserve">tions’ products in the Nigerian </w:t>
      </w:r>
      <w:r w:rsidRPr="006B7FD8">
        <w:rPr>
          <w:rFonts w:ascii="Times New Roman" w:hAnsi="Times New Roman" w:cs="Times New Roman"/>
          <w:sz w:val="24"/>
          <w:szCs w:val="24"/>
        </w:rPr>
        <w:t>industries. This is as a result of the realization by th</w:t>
      </w:r>
      <w:r w:rsidR="004A7FE4">
        <w:rPr>
          <w:rFonts w:ascii="Times New Roman" w:hAnsi="Times New Roman" w:cs="Times New Roman"/>
          <w:sz w:val="24"/>
          <w:szCs w:val="24"/>
        </w:rPr>
        <w:t xml:space="preserve">e Federal Government of Nigeria </w:t>
      </w:r>
      <w:r w:rsidRPr="006B7FD8">
        <w:rPr>
          <w:rFonts w:ascii="Times New Roman" w:hAnsi="Times New Roman" w:cs="Times New Roman"/>
          <w:sz w:val="24"/>
          <w:szCs w:val="24"/>
        </w:rPr>
        <w:t>of the need to introduce a new dimension to the qu</w:t>
      </w:r>
      <w:r w:rsidR="004A7FE4">
        <w:rPr>
          <w:rFonts w:ascii="Times New Roman" w:hAnsi="Times New Roman" w:cs="Times New Roman"/>
          <w:sz w:val="24"/>
          <w:szCs w:val="24"/>
        </w:rPr>
        <w:t xml:space="preserve">ality and standard of education </w:t>
      </w:r>
      <w:r w:rsidRPr="006B7FD8">
        <w:rPr>
          <w:rFonts w:ascii="Times New Roman" w:hAnsi="Times New Roman" w:cs="Times New Roman"/>
          <w:sz w:val="24"/>
          <w:szCs w:val="24"/>
        </w:rPr>
        <w:t>obtained in the country in o</w:t>
      </w:r>
      <w:r w:rsidR="004A7FE4">
        <w:rPr>
          <w:rFonts w:ascii="Times New Roman" w:hAnsi="Times New Roman" w:cs="Times New Roman"/>
          <w:sz w:val="24"/>
          <w:szCs w:val="24"/>
        </w:rPr>
        <w:t xml:space="preserve">rder to achieve the much-needed technological </w:t>
      </w:r>
      <w:r w:rsidRPr="006B7FD8">
        <w:rPr>
          <w:rFonts w:ascii="Times New Roman" w:hAnsi="Times New Roman" w:cs="Times New Roman"/>
          <w:sz w:val="24"/>
          <w:szCs w:val="24"/>
        </w:rPr>
        <w:t>advancement.</w:t>
      </w:r>
      <w:r w:rsidRPr="006B7FD8">
        <w:rPr>
          <w:rFonts w:ascii="Times New Roman" w:hAnsi="Times New Roman" w:cs="Times New Roman"/>
          <w:sz w:val="24"/>
          <w:szCs w:val="24"/>
        </w:rPr>
        <w:br/>
        <w:t>SIWES now forms part of the approved minimum academic standards in thevariousdegree programs in Nigerian tertiary institutions. It is an effort to bridge the gap thatexists between the theory and practice of engineering and technology, sciences,agriculture, medicine, management and other professional educational program inNigerian tertiary institutions. It is aimed at exposing students to machinery andequipment employed in the industries, professional work methods and ways of safeguarding the work areas and co-workers in the industry.</w:t>
      </w:r>
      <w:r w:rsidRPr="006B7FD8">
        <w:rPr>
          <w:rFonts w:ascii="Times New Roman" w:hAnsi="Times New Roman" w:cs="Times New Roman"/>
          <w:sz w:val="24"/>
          <w:szCs w:val="24"/>
        </w:rPr>
        <w:br/>
        <w:t>The scheme is a tripartite program involving the student, the institution and the</w:t>
      </w:r>
      <w:r w:rsidRPr="006B7FD8">
        <w:rPr>
          <w:rFonts w:ascii="Times New Roman" w:hAnsi="Times New Roman" w:cs="Times New Roman"/>
          <w:sz w:val="24"/>
          <w:szCs w:val="24"/>
        </w:rPr>
        <w:br/>
        <w:t>industry (employers of labour). It is funded by the Federal Government</w:t>
      </w:r>
      <w:r w:rsidR="004A7FE4">
        <w:rPr>
          <w:rFonts w:ascii="Times New Roman" w:hAnsi="Times New Roman" w:cs="Times New Roman"/>
          <w:sz w:val="24"/>
          <w:szCs w:val="24"/>
        </w:rPr>
        <w:t xml:space="preserve"> of Nigeria and </w:t>
      </w:r>
      <w:r w:rsidRPr="006B7FD8">
        <w:rPr>
          <w:rFonts w:ascii="Times New Roman" w:hAnsi="Times New Roman" w:cs="Times New Roman"/>
          <w:sz w:val="24"/>
          <w:szCs w:val="24"/>
        </w:rPr>
        <w:t>jointly coordinated by Industrial Train</w:t>
      </w:r>
      <w:r w:rsidR="004A7FE4">
        <w:rPr>
          <w:rFonts w:ascii="Times New Roman" w:hAnsi="Times New Roman" w:cs="Times New Roman"/>
          <w:sz w:val="24"/>
          <w:szCs w:val="24"/>
        </w:rPr>
        <w:t xml:space="preserve">ing Fund (ITF) and the National Universities </w:t>
      </w:r>
      <w:r w:rsidRPr="006B7FD8">
        <w:rPr>
          <w:rFonts w:ascii="Times New Roman" w:hAnsi="Times New Roman" w:cs="Times New Roman"/>
          <w:sz w:val="24"/>
          <w:szCs w:val="24"/>
        </w:rPr>
        <w:t>Commission (NUC).</w:t>
      </w:r>
    </w:p>
    <w:p w:rsidR="005B5E01" w:rsidRPr="006B7FD8" w:rsidRDefault="005B5E01"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Over the years, SIWES has contributed immensely to building the common pool of</w:t>
      </w:r>
      <w:r w:rsidRPr="006B7FD8">
        <w:rPr>
          <w:rFonts w:ascii="Times New Roman" w:hAnsi="Times New Roman" w:cs="Times New Roman"/>
          <w:sz w:val="24"/>
          <w:szCs w:val="24"/>
        </w:rPr>
        <w:br/>
        <w:t>technical and allied skills available to the Nigerian e</w:t>
      </w:r>
      <w:r w:rsidR="004A7FE4">
        <w:rPr>
          <w:rFonts w:ascii="Times New Roman" w:hAnsi="Times New Roman" w:cs="Times New Roman"/>
          <w:sz w:val="24"/>
          <w:szCs w:val="24"/>
        </w:rPr>
        <w:t xml:space="preserve">conomy which are needed for the </w:t>
      </w:r>
      <w:r w:rsidRPr="006B7FD8">
        <w:rPr>
          <w:rFonts w:ascii="Times New Roman" w:hAnsi="Times New Roman" w:cs="Times New Roman"/>
          <w:sz w:val="24"/>
          <w:szCs w:val="24"/>
        </w:rPr>
        <w:t>nation’s industrial development.</w:t>
      </w:r>
    </w:p>
    <w:p w:rsidR="005B5E01" w:rsidRPr="006B7FD8" w:rsidRDefault="005B5E01" w:rsidP="001A5C10">
      <w:pPr>
        <w:spacing w:line="360" w:lineRule="auto"/>
        <w:ind w:left="1260"/>
        <w:jc w:val="both"/>
        <w:rPr>
          <w:rFonts w:ascii="Times New Roman" w:hAnsi="Times New Roman" w:cs="Times New Roman"/>
          <w:sz w:val="24"/>
          <w:szCs w:val="24"/>
        </w:rPr>
      </w:pPr>
      <w:r w:rsidRPr="006B7FD8">
        <w:rPr>
          <w:rStyle w:val="Heading3Char"/>
          <w:rFonts w:ascii="Times New Roman" w:hAnsi="Times New Roman" w:cs="Times New Roman"/>
          <w:b/>
        </w:rPr>
        <w:t>1.1.1   Objectives of SIWE</w:t>
      </w:r>
      <w:r w:rsidR="00AC5C3C">
        <w:rPr>
          <w:rStyle w:val="Heading3Char"/>
          <w:rFonts w:ascii="Times New Roman" w:hAnsi="Times New Roman" w:cs="Times New Roman"/>
          <w:b/>
        </w:rPr>
        <w:t>S</w:t>
      </w:r>
      <w:r w:rsidRPr="006B7FD8">
        <w:rPr>
          <w:rFonts w:ascii="Times New Roman" w:hAnsi="Times New Roman" w:cs="Times New Roman"/>
          <w:b/>
          <w:bCs/>
          <w:sz w:val="24"/>
          <w:szCs w:val="24"/>
        </w:rPr>
        <w:br/>
      </w:r>
      <w:r w:rsidRPr="006B7FD8">
        <w:rPr>
          <w:rFonts w:ascii="Times New Roman" w:hAnsi="Times New Roman" w:cs="Times New Roman"/>
          <w:sz w:val="24"/>
          <w:szCs w:val="24"/>
        </w:rPr>
        <w:t>The objectives of Students’ Industrial Work Experience Scheme (SIWES) are to:</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Provide avenue for students to acquire skills and experience in their course of</w:t>
      </w:r>
      <w:r w:rsidRPr="006B7FD8">
        <w:rPr>
          <w:rFonts w:ascii="Times New Roman" w:hAnsi="Times New Roman" w:cs="Times New Roman"/>
          <w:sz w:val="24"/>
          <w:szCs w:val="24"/>
        </w:rPr>
        <w:br/>
        <w:t>study restricted to Engineering and Technology, including Environmental</w:t>
      </w:r>
      <w:r w:rsidRPr="006B7FD8">
        <w:rPr>
          <w:rFonts w:ascii="Times New Roman" w:hAnsi="Times New Roman" w:cs="Times New Roman"/>
          <w:sz w:val="24"/>
          <w:szCs w:val="24"/>
        </w:rPr>
        <w:br/>
        <w:t>studies and other courses that may be approved.</w:t>
      </w:r>
      <w:r w:rsidRPr="006B7FD8">
        <w:rPr>
          <w:rFonts w:ascii="Times New Roman" w:hAnsi="Times New Roman" w:cs="Times New Roman"/>
          <w:sz w:val="24"/>
          <w:szCs w:val="24"/>
        </w:rPr>
        <w:br/>
      </w:r>
      <w:r w:rsidRPr="006B7FD8">
        <w:rPr>
          <w:rFonts w:ascii="Times New Roman" w:hAnsi="Times New Roman" w:cs="Times New Roman"/>
          <w:sz w:val="24"/>
          <w:szCs w:val="24"/>
        </w:rPr>
        <w:lastRenderedPageBreak/>
        <w:sym w:font="Symbol" w:char="F0B7"/>
      </w:r>
      <w:r w:rsidRPr="006B7FD8">
        <w:rPr>
          <w:rFonts w:ascii="Times New Roman" w:hAnsi="Times New Roman" w:cs="Times New Roman"/>
          <w:sz w:val="24"/>
          <w:szCs w:val="24"/>
        </w:rPr>
        <w:t xml:space="preserve"> Prepare students for the industrial work situation they are likely to meet after</w:t>
      </w:r>
      <w:r w:rsidRPr="006B7FD8">
        <w:rPr>
          <w:rFonts w:ascii="Times New Roman" w:hAnsi="Times New Roman" w:cs="Times New Roman"/>
          <w:sz w:val="24"/>
          <w:szCs w:val="24"/>
        </w:rPr>
        <w:br/>
        <w:t>graduation.</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Expose students to work methods and techniques in handling equipment and</w:t>
      </w:r>
      <w:r w:rsidRPr="006B7FD8">
        <w:rPr>
          <w:rFonts w:ascii="Times New Roman" w:hAnsi="Times New Roman" w:cs="Times New Roman"/>
          <w:sz w:val="24"/>
          <w:szCs w:val="24"/>
        </w:rPr>
        <w:br/>
        <w:t>machinery that may not be available in their institutions.</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Make transition from the university to the world of work easier, and thus</w:t>
      </w:r>
      <w:r w:rsidRPr="006B7FD8">
        <w:rPr>
          <w:rFonts w:ascii="Times New Roman" w:hAnsi="Times New Roman" w:cs="Times New Roman"/>
          <w:sz w:val="24"/>
          <w:szCs w:val="24"/>
        </w:rPr>
        <w:br/>
        <w:t>enhance students’ contact for later job placement.</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Provide students with an opportunity to apply their theoretical knowledge in</w:t>
      </w:r>
      <w:r w:rsidRPr="006B7FD8">
        <w:rPr>
          <w:rFonts w:ascii="Times New Roman" w:hAnsi="Times New Roman" w:cs="Times New Roman"/>
          <w:sz w:val="24"/>
          <w:szCs w:val="24"/>
        </w:rPr>
        <w:br/>
        <w:t>real work situation, thereby bridging the gap between classroom work and</w:t>
      </w:r>
      <w:r w:rsidRPr="006B7FD8">
        <w:rPr>
          <w:rFonts w:ascii="Times New Roman" w:hAnsi="Times New Roman" w:cs="Times New Roman"/>
          <w:sz w:val="24"/>
          <w:szCs w:val="24"/>
        </w:rPr>
        <w:br/>
        <w:t>actual practice.</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Enlist and strengthen employers’ involvement in the entire educational process</w:t>
      </w:r>
      <w:r w:rsidRPr="006B7FD8">
        <w:rPr>
          <w:rFonts w:ascii="Times New Roman" w:hAnsi="Times New Roman" w:cs="Times New Roman"/>
          <w:sz w:val="24"/>
          <w:szCs w:val="24"/>
        </w:rPr>
        <w:br/>
        <w:t>of preparing tertiary institution graduates for employment in the industry.</w:t>
      </w:r>
      <w:r w:rsidRPr="006B7FD8">
        <w:rPr>
          <w:rFonts w:ascii="Times New Roman" w:hAnsi="Times New Roman" w:cs="Times New Roman"/>
          <w:sz w:val="24"/>
          <w:szCs w:val="24"/>
        </w:rPr>
        <w:br/>
      </w:r>
      <w:r w:rsidRPr="006B7FD8">
        <w:rPr>
          <w:rStyle w:val="Heading3Char"/>
          <w:rFonts w:ascii="Times New Roman" w:hAnsi="Times New Roman" w:cs="Times New Roman"/>
          <w:b/>
        </w:rPr>
        <w:t>1.1.2   Roles of students during SIWES</w:t>
      </w:r>
      <w:r w:rsidRPr="006B7FD8">
        <w:rPr>
          <w:rFonts w:ascii="Times New Roman" w:hAnsi="Times New Roman" w:cs="Times New Roman"/>
          <w:b/>
          <w:bCs/>
          <w:sz w:val="24"/>
          <w:szCs w:val="24"/>
        </w:rPr>
        <w:br/>
      </w:r>
      <w:r w:rsidRPr="006B7FD8">
        <w:rPr>
          <w:rFonts w:ascii="Times New Roman" w:hAnsi="Times New Roman" w:cs="Times New Roman"/>
          <w:sz w:val="24"/>
          <w:szCs w:val="24"/>
        </w:rPr>
        <w:t>Students who participate in the SIWES program are generally expected to carry out</w:t>
      </w:r>
      <w:r w:rsidRPr="006B7FD8">
        <w:rPr>
          <w:rFonts w:ascii="Times New Roman" w:hAnsi="Times New Roman" w:cs="Times New Roman"/>
          <w:sz w:val="24"/>
          <w:szCs w:val="24"/>
        </w:rPr>
        <w:br/>
        <w:t xml:space="preserve">some basic activities. Their </w:t>
      </w:r>
      <w:r w:rsidR="006B7FD8">
        <w:rPr>
          <w:rFonts w:ascii="Times New Roman" w:hAnsi="Times New Roman" w:cs="Times New Roman"/>
          <w:sz w:val="24"/>
          <w:szCs w:val="24"/>
        </w:rPr>
        <w:t>roles are summarized as follow:</w:t>
      </w:r>
    </w:p>
    <w:p w:rsidR="002D57E4" w:rsidRPr="006B7FD8" w:rsidRDefault="002D57E4"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Students are to report on time on the expected date at their respective place of</w:t>
      </w:r>
      <w:r w:rsidRPr="006B7FD8">
        <w:rPr>
          <w:rFonts w:ascii="Times New Roman" w:hAnsi="Times New Roman" w:cs="Times New Roman"/>
          <w:sz w:val="24"/>
          <w:szCs w:val="24"/>
        </w:rPr>
        <w:br/>
        <w:t>industrial attachment and are expected to resume duty daily and punctually;</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Students are to display high level of responsibility, observe diligently the rules</w:t>
      </w:r>
      <w:r w:rsidRPr="006B7FD8">
        <w:rPr>
          <w:rFonts w:ascii="Times New Roman" w:hAnsi="Times New Roman" w:cs="Times New Roman"/>
          <w:sz w:val="24"/>
          <w:szCs w:val="24"/>
        </w:rPr>
        <w:br/>
        <w:t>and regulations of the organization in which they are attached and not in any</w:t>
      </w:r>
      <w:r w:rsidRPr="006B7FD8">
        <w:rPr>
          <w:rFonts w:ascii="Times New Roman" w:hAnsi="Times New Roman" w:cs="Times New Roman"/>
          <w:sz w:val="24"/>
          <w:szCs w:val="24"/>
        </w:rPr>
        <w:br/>
        <w:t>way constitute nuisance;</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Students are not to develop a nonchalant attitude or indifference to the tasks</w:t>
      </w:r>
      <w:r w:rsidRPr="006B7FD8">
        <w:rPr>
          <w:rFonts w:ascii="Times New Roman" w:hAnsi="Times New Roman" w:cs="Times New Roman"/>
          <w:sz w:val="24"/>
          <w:szCs w:val="24"/>
        </w:rPr>
        <w:br/>
        <w:t>assigned to them;</w:t>
      </w:r>
      <w:r w:rsidRPr="006B7FD8">
        <w:rPr>
          <w:rFonts w:ascii="Times New Roman" w:hAnsi="Times New Roman" w:cs="Times New Roman"/>
          <w:sz w:val="24"/>
          <w:szCs w:val="24"/>
        </w:rPr>
        <w:br/>
      </w:r>
      <w:r w:rsidRPr="006B7FD8">
        <w:rPr>
          <w:rFonts w:ascii="Times New Roman" w:hAnsi="Times New Roman" w:cs="Times New Roman"/>
          <w:sz w:val="24"/>
          <w:szCs w:val="24"/>
        </w:rPr>
        <w:sym w:font="Symbol" w:char="F0B7"/>
      </w:r>
      <w:r w:rsidRPr="006B7FD8">
        <w:rPr>
          <w:rFonts w:ascii="Times New Roman" w:hAnsi="Times New Roman" w:cs="Times New Roman"/>
          <w:sz w:val="24"/>
          <w:szCs w:val="24"/>
        </w:rPr>
        <w:t xml:space="preserve"> They are expected to consult their industry-based supervisor whenever</w:t>
      </w:r>
      <w:r w:rsidRPr="006B7FD8">
        <w:rPr>
          <w:rFonts w:ascii="Times New Roman" w:hAnsi="Times New Roman" w:cs="Times New Roman"/>
          <w:sz w:val="24"/>
          <w:szCs w:val="24"/>
        </w:rPr>
        <w:br/>
        <w:t>challenges are encountered during the program.</w:t>
      </w:r>
    </w:p>
    <w:p w:rsidR="002D57E4" w:rsidRPr="006B7FD8" w:rsidRDefault="002D57E4"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IMPORTANCE OF SIWES AS IT RELATE MY COURSE OF STUDY</w:t>
      </w:r>
    </w:p>
    <w:p w:rsidR="00FF3980" w:rsidRPr="006B7FD8" w:rsidRDefault="002D57E4"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The </w:t>
      </w:r>
      <w:r w:rsidR="00160B53" w:rsidRPr="006B7FD8">
        <w:rPr>
          <w:rFonts w:ascii="Times New Roman" w:hAnsi="Times New Roman" w:cs="Times New Roman"/>
          <w:sz w:val="24"/>
          <w:szCs w:val="24"/>
        </w:rPr>
        <w:t>importance of SIWES</w:t>
      </w:r>
      <w:r w:rsidRPr="006B7FD8">
        <w:rPr>
          <w:rFonts w:ascii="Times New Roman" w:hAnsi="Times New Roman" w:cs="Times New Roman"/>
          <w:sz w:val="24"/>
          <w:szCs w:val="24"/>
        </w:rPr>
        <w:t xml:space="preserve"> as it relates my course of study cannot be over emphasized</w:t>
      </w:r>
      <w:r w:rsidR="00160B53" w:rsidRPr="006B7FD8">
        <w:rPr>
          <w:rFonts w:ascii="Times New Roman" w:hAnsi="Times New Roman" w:cs="Times New Roman"/>
          <w:sz w:val="24"/>
          <w:szCs w:val="24"/>
        </w:rPr>
        <w:t xml:space="preserve"> because SIWES</w:t>
      </w:r>
      <w:r w:rsidRPr="006B7FD8">
        <w:rPr>
          <w:rFonts w:ascii="Times New Roman" w:hAnsi="Times New Roman" w:cs="Times New Roman"/>
          <w:sz w:val="24"/>
          <w:szCs w:val="24"/>
        </w:rPr>
        <w:t xml:space="preserve"> is not only a program in my course of study but compulsory, this is because my course of study as it is, is a field that requires not only a </w:t>
      </w:r>
      <w:r w:rsidR="00160B53" w:rsidRPr="006B7FD8">
        <w:rPr>
          <w:rFonts w:ascii="Times New Roman" w:hAnsi="Times New Roman" w:cs="Times New Roman"/>
          <w:sz w:val="24"/>
          <w:szCs w:val="24"/>
        </w:rPr>
        <w:t>g</w:t>
      </w:r>
      <w:r w:rsidRPr="006B7FD8">
        <w:rPr>
          <w:rFonts w:ascii="Times New Roman" w:hAnsi="Times New Roman" w:cs="Times New Roman"/>
          <w:sz w:val="24"/>
          <w:szCs w:val="24"/>
        </w:rPr>
        <w:t>ood theoretical background but also a</w:t>
      </w:r>
      <w:r w:rsidR="00160B53" w:rsidRPr="006B7FD8">
        <w:rPr>
          <w:rFonts w:ascii="Times New Roman" w:hAnsi="Times New Roman" w:cs="Times New Roman"/>
          <w:sz w:val="24"/>
          <w:szCs w:val="24"/>
        </w:rPr>
        <w:t xml:space="preserve"> very good practical knowledge on site, therefore SIWES creates an avenue for this practical knowledge to be acquired. </w:t>
      </w:r>
      <w:r w:rsidR="00160B53" w:rsidRPr="006B7FD8">
        <w:rPr>
          <w:rFonts w:ascii="Times New Roman" w:hAnsi="Times New Roman" w:cs="Times New Roman"/>
          <w:sz w:val="24"/>
          <w:szCs w:val="24"/>
        </w:rPr>
        <w:lastRenderedPageBreak/>
        <w:t>SIWES makes the theoretical knowledge previously gained more realistic and applicable</w:t>
      </w:r>
      <w:r w:rsidR="0006718F">
        <w:rPr>
          <w:rFonts w:ascii="Times New Roman" w:hAnsi="Times New Roman" w:cs="Times New Roman"/>
          <w:sz w:val="24"/>
          <w:szCs w:val="24"/>
        </w:rPr>
        <w:t>.</w:t>
      </w:r>
    </w:p>
    <w:p w:rsidR="004E0341" w:rsidRPr="006B7FD8" w:rsidRDefault="004E0341"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COMPANY PROFILE</w:t>
      </w:r>
    </w:p>
    <w:p w:rsidR="004E0341" w:rsidRDefault="005C3532"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House of Oduduwa Resource Limited</w:t>
      </w:r>
      <w:r w:rsidR="004E0341" w:rsidRPr="006B7FD8">
        <w:rPr>
          <w:rFonts w:ascii="Times New Roman" w:hAnsi="Times New Roman" w:cs="Times New Roman"/>
          <w:sz w:val="24"/>
          <w:szCs w:val="24"/>
        </w:rPr>
        <w:t xml:space="preserve"> was founded</w:t>
      </w:r>
      <w:r w:rsidRPr="006B7FD8">
        <w:rPr>
          <w:rFonts w:ascii="Times New Roman" w:hAnsi="Times New Roman" w:cs="Times New Roman"/>
          <w:sz w:val="24"/>
          <w:szCs w:val="24"/>
        </w:rPr>
        <w:t xml:space="preserve"> in the year 2015</w:t>
      </w:r>
      <w:r w:rsidR="004E0341" w:rsidRPr="006B7FD8">
        <w:rPr>
          <w:rFonts w:ascii="Times New Roman" w:hAnsi="Times New Roman" w:cs="Times New Roman"/>
          <w:sz w:val="24"/>
          <w:szCs w:val="24"/>
        </w:rPr>
        <w:t xml:space="preserve"> and started operating in the year 2015. </w:t>
      </w:r>
      <w:r w:rsidRPr="006B7FD8">
        <w:rPr>
          <w:rFonts w:ascii="Times New Roman" w:hAnsi="Times New Roman" w:cs="Times New Roman"/>
          <w:sz w:val="24"/>
          <w:szCs w:val="24"/>
        </w:rPr>
        <w:t>House of Oduduwa Resource Limited is located at Ooni’s palace, Enuwa, Ile-Ife Osun state. Her nature of business is developers whose area of specialization is Building Construction. They are into real estate development which comprises of multi storey buildings</w:t>
      </w:r>
      <w:r w:rsidR="00557DEB" w:rsidRPr="006B7FD8">
        <w:rPr>
          <w:rFonts w:ascii="Times New Roman" w:hAnsi="Times New Roman" w:cs="Times New Roman"/>
          <w:sz w:val="24"/>
          <w:szCs w:val="24"/>
        </w:rPr>
        <w:t xml:space="preserve"> and also construction of shopping malls, and hostels.</w:t>
      </w:r>
    </w:p>
    <w:p w:rsidR="0006718F" w:rsidRPr="006A181B" w:rsidRDefault="0006718F" w:rsidP="001A5C10">
      <w:pPr>
        <w:spacing w:line="480" w:lineRule="auto"/>
        <w:jc w:val="both"/>
        <w:rPr>
          <w:rFonts w:cs="Times New Roman"/>
          <w:b/>
          <w:szCs w:val="24"/>
        </w:rPr>
      </w:pPr>
      <w:r>
        <w:rPr>
          <w:rStyle w:val="Heading3Char"/>
          <w:rFonts w:ascii="Times New Roman" w:hAnsi="Times New Roman" w:cs="Times New Roman"/>
        </w:rPr>
        <w:t xml:space="preserve">1.3 </w:t>
      </w:r>
      <w:r w:rsidRPr="006A181B">
        <w:rPr>
          <w:rStyle w:val="Heading3Char"/>
          <w:rFonts w:ascii="Times New Roman" w:hAnsi="Times New Roman" w:cs="Times New Roman"/>
        </w:rPr>
        <w:t>Objective of Report</w:t>
      </w:r>
      <w:r w:rsidRPr="006A181B">
        <w:rPr>
          <w:rFonts w:cs="Times New Roman"/>
          <w:szCs w:val="24"/>
        </w:rPr>
        <w:br/>
      </w:r>
      <w:r>
        <w:rPr>
          <w:rFonts w:ascii="Times New Roman" w:hAnsi="Times New Roman" w:cs="Times New Roman"/>
          <w:sz w:val="24"/>
          <w:szCs w:val="24"/>
        </w:rPr>
        <w:tab/>
      </w:r>
      <w:r w:rsidRPr="008269B3">
        <w:rPr>
          <w:rFonts w:ascii="Times New Roman" w:hAnsi="Times New Roman" w:cs="Times New Roman"/>
          <w:sz w:val="24"/>
          <w:szCs w:val="24"/>
        </w:rPr>
        <w:t>This report seeks to present the technical experience gained, lessons learnt and</w:t>
      </w:r>
      <w:r w:rsidRPr="008269B3">
        <w:rPr>
          <w:rFonts w:ascii="Times New Roman" w:hAnsi="Times New Roman" w:cs="Times New Roman"/>
          <w:sz w:val="24"/>
          <w:szCs w:val="24"/>
        </w:rPr>
        <w:br/>
      </w:r>
      <w:r>
        <w:rPr>
          <w:rFonts w:ascii="Times New Roman" w:hAnsi="Times New Roman" w:cs="Times New Roman"/>
          <w:sz w:val="24"/>
          <w:szCs w:val="24"/>
        </w:rPr>
        <w:tab/>
      </w:r>
      <w:r w:rsidRPr="008269B3">
        <w:rPr>
          <w:rFonts w:ascii="Times New Roman" w:hAnsi="Times New Roman" w:cs="Times New Roman"/>
          <w:sz w:val="24"/>
          <w:szCs w:val="24"/>
        </w:rPr>
        <w:t>relevance of the training to the BUILDING profession during the period of</w:t>
      </w:r>
      <w:r w:rsidRPr="008269B3">
        <w:rPr>
          <w:rFonts w:ascii="Times New Roman" w:hAnsi="Times New Roman" w:cs="Times New Roman"/>
          <w:sz w:val="24"/>
          <w:szCs w:val="24"/>
        </w:rPr>
        <w:br/>
      </w:r>
      <w:r>
        <w:rPr>
          <w:rFonts w:ascii="Times New Roman" w:hAnsi="Times New Roman" w:cs="Times New Roman"/>
          <w:sz w:val="24"/>
          <w:szCs w:val="24"/>
        </w:rPr>
        <w:tab/>
      </w:r>
      <w:r w:rsidRPr="008269B3">
        <w:rPr>
          <w:rFonts w:ascii="Times New Roman" w:hAnsi="Times New Roman" w:cs="Times New Roman"/>
          <w:sz w:val="24"/>
          <w:szCs w:val="24"/>
        </w:rPr>
        <w:t>siwes at House of Oduduwa resource limited</w:t>
      </w:r>
      <w:r w:rsidRPr="006A181B">
        <w:rPr>
          <w:rFonts w:cs="Times New Roman"/>
          <w:szCs w:val="24"/>
        </w:rPr>
        <w:t>.</w:t>
      </w:r>
    </w:p>
    <w:p w:rsidR="0006718F" w:rsidRDefault="0006718F" w:rsidP="001A5C10">
      <w:pPr>
        <w:spacing w:line="360" w:lineRule="auto"/>
        <w:ind w:left="1260"/>
        <w:jc w:val="both"/>
        <w:rPr>
          <w:rFonts w:ascii="Times New Roman" w:hAnsi="Times New Roman" w:cs="Times New Roman"/>
          <w:sz w:val="24"/>
          <w:szCs w:val="24"/>
        </w:rPr>
      </w:pPr>
      <w:r w:rsidRPr="006A181B">
        <w:rPr>
          <w:rStyle w:val="Heading3Char"/>
          <w:rFonts w:ascii="Times New Roman" w:hAnsi="Times New Roman" w:cs="Times New Roman"/>
        </w:rPr>
        <w:t>1.4   Scope of Report</w:t>
      </w:r>
      <w:r w:rsidRPr="006A181B">
        <w:rPr>
          <w:rFonts w:cs="Times New Roman"/>
          <w:b/>
          <w:bCs/>
          <w:szCs w:val="24"/>
        </w:rPr>
        <w:br/>
      </w:r>
      <w:r w:rsidRPr="008269B3">
        <w:rPr>
          <w:rFonts w:ascii="Times New Roman" w:hAnsi="Times New Roman" w:cs="Times New Roman"/>
          <w:sz w:val="24"/>
          <w:szCs w:val="24"/>
        </w:rPr>
        <w:t>This report was prepared based on personal skills and experience gained during the</w:t>
      </w:r>
      <w:r w:rsidRPr="008269B3">
        <w:rPr>
          <w:rFonts w:ascii="Times New Roman" w:hAnsi="Times New Roman" w:cs="Times New Roman"/>
          <w:sz w:val="24"/>
          <w:szCs w:val="24"/>
        </w:rPr>
        <w:br/>
        <w:t>program at House of Oduduwa resource limited. And relates some basic principles reviewed from existing literature from various sources, especially in industrial buildings – Anchor to rods.  Conclusions were drawn from observations made during the training and necessary recommendations were addressed</w:t>
      </w:r>
      <w:r w:rsidRPr="006A181B">
        <w:rPr>
          <w:rFonts w:cs="Times New Roman"/>
          <w:szCs w:val="24"/>
        </w:rPr>
        <w:t>.</w:t>
      </w:r>
    </w:p>
    <w:p w:rsidR="00860C2E" w:rsidRDefault="00860C2E" w:rsidP="001A5C10">
      <w:pPr>
        <w:spacing w:line="360" w:lineRule="auto"/>
        <w:ind w:left="1260"/>
        <w:jc w:val="both"/>
        <w:rPr>
          <w:rFonts w:ascii="Times New Roman" w:hAnsi="Times New Roman" w:cs="Times New Roman"/>
          <w:sz w:val="24"/>
          <w:szCs w:val="24"/>
        </w:rPr>
      </w:pPr>
    </w:p>
    <w:p w:rsidR="00860C2E" w:rsidRDefault="00860C2E" w:rsidP="001A5C10">
      <w:pPr>
        <w:spacing w:line="360" w:lineRule="auto"/>
        <w:ind w:left="1260"/>
        <w:jc w:val="both"/>
        <w:rPr>
          <w:rFonts w:ascii="Times New Roman" w:hAnsi="Times New Roman" w:cs="Times New Roman"/>
          <w:sz w:val="24"/>
          <w:szCs w:val="24"/>
        </w:rPr>
      </w:pPr>
    </w:p>
    <w:p w:rsidR="00860C2E" w:rsidRDefault="00860C2E" w:rsidP="001A5C10">
      <w:pPr>
        <w:spacing w:line="360" w:lineRule="auto"/>
        <w:ind w:left="1260"/>
        <w:jc w:val="both"/>
        <w:rPr>
          <w:rFonts w:ascii="Times New Roman" w:hAnsi="Times New Roman" w:cs="Times New Roman"/>
          <w:sz w:val="24"/>
          <w:szCs w:val="24"/>
        </w:rPr>
      </w:pPr>
    </w:p>
    <w:p w:rsidR="00A06DBD" w:rsidRDefault="00A06DBD" w:rsidP="001A5C10">
      <w:pPr>
        <w:spacing w:line="360" w:lineRule="auto"/>
        <w:jc w:val="both"/>
        <w:rPr>
          <w:rFonts w:ascii="Times New Roman" w:hAnsi="Times New Roman" w:cs="Times New Roman"/>
          <w:sz w:val="24"/>
          <w:szCs w:val="24"/>
        </w:rPr>
      </w:pPr>
    </w:p>
    <w:p w:rsidR="0074018B" w:rsidRDefault="0074018B" w:rsidP="001A5C10">
      <w:pPr>
        <w:spacing w:line="360" w:lineRule="auto"/>
        <w:jc w:val="both"/>
        <w:rPr>
          <w:rFonts w:ascii="Times New Roman" w:hAnsi="Times New Roman" w:cs="Times New Roman"/>
          <w:sz w:val="24"/>
          <w:szCs w:val="24"/>
        </w:rPr>
      </w:pPr>
    </w:p>
    <w:p w:rsidR="00860C2E" w:rsidRDefault="00860C2E" w:rsidP="001A5C10">
      <w:pPr>
        <w:spacing w:line="360" w:lineRule="auto"/>
        <w:jc w:val="both"/>
        <w:rPr>
          <w:rFonts w:ascii="Times New Roman" w:hAnsi="Times New Roman" w:cs="Times New Roman"/>
          <w:sz w:val="24"/>
          <w:szCs w:val="24"/>
        </w:rPr>
      </w:pPr>
    </w:p>
    <w:p w:rsidR="00FF3980" w:rsidRDefault="00FF3980" w:rsidP="001A5C10">
      <w:pPr>
        <w:spacing w:line="360" w:lineRule="auto"/>
        <w:jc w:val="both"/>
        <w:rPr>
          <w:rFonts w:ascii="Times New Roman" w:hAnsi="Times New Roman" w:cs="Times New Roman"/>
          <w:sz w:val="24"/>
          <w:szCs w:val="24"/>
        </w:rPr>
      </w:pPr>
    </w:p>
    <w:p w:rsidR="00860C2E" w:rsidRDefault="00860C2E" w:rsidP="001A5C10">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COMPANY’S ORGANOGRAM</w:t>
      </w:r>
    </w:p>
    <w:p w:rsidR="00860C2E" w:rsidRDefault="00D3604C" w:rsidP="001A5C10">
      <w:pPr>
        <w:spacing w:after="0"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en-GB"/>
        </w:rPr>
        <w:pict>
          <v:rect id="Rectangle 93" o:spid="_x0000_s2083" style="position:absolute;left:0;text-align:left;margin-left:-9.75pt;margin-top:17.4pt;width:430.5pt;height:2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" fillcolor="white [3201]" strokecolor="#70ad47 [3209]" strokeweight="1pt">
            <v:textbox style="mso-next-textbox:#Rectangle 93">
              <w:txbxContent>
                <w:p w:rsidR="008532CA" w:rsidRPr="005A28E8" w:rsidRDefault="008532CA" w:rsidP="00860C2E">
                  <w:pPr>
                    <w:jc w:val="center"/>
                    <w:rPr>
                      <w:rFonts w:ascii="Times New Roman" w:hAnsi="Times New Roman" w:cs="Times New Roman"/>
                      <w:sz w:val="24"/>
                      <w:szCs w:val="24"/>
                    </w:rPr>
                  </w:pPr>
                  <w:r>
                    <w:rPr>
                      <w:rFonts w:ascii="Times New Roman" w:hAnsi="Times New Roman" w:cs="Times New Roman"/>
                      <w:sz w:val="24"/>
                      <w:szCs w:val="24"/>
                    </w:rPr>
                    <w:t>EXECUTIVE DIRECTOR OFFICER</w:t>
                  </w:r>
                </w:p>
              </w:txbxContent>
            </v:textbox>
          </v:rect>
        </w:pict>
      </w:r>
    </w:p>
    <w:p w:rsidR="00860C2E" w:rsidRDefault="00D3604C" w:rsidP="001A5C10">
      <w:pPr>
        <w:spacing w:after="0" w:line="480" w:lineRule="auto"/>
        <w:jc w:val="both"/>
        <w:rPr>
          <w:rFonts w:ascii="Times New Roman" w:hAnsi="Times New Roman" w:cs="Times New Roman"/>
          <w:sz w:val="24"/>
          <w:szCs w:val="24"/>
        </w:rPr>
      </w:pPr>
      <w:r w:rsidRPr="00D3604C">
        <w:rPr>
          <w:rFonts w:ascii="Times New Roman" w:hAnsi="Times New Roman" w:cs="Times New Roman"/>
          <w:b/>
          <w:noProof/>
          <w:sz w:val="24"/>
          <w:szCs w:val="24"/>
          <w:lang w:eastAsia="en-GB"/>
        </w:rPr>
        <w:pict>
          <v:shapetype id="_x0000_t32" coordsize="21600,21600" o:spt="32" o:oned="t" path="m,l21600,21600e" filled="f">
            <v:path arrowok="t" fillok="f" o:connecttype="none"/>
            <o:lock v:ext="edit" shapetype="t"/>
          </v:shapetype>
          <v:shape id="Straight Arrow Connector 54" o:spid="_x0000_s2082" type="#_x0000_t32" style="position:absolute;left:0;text-align:left;margin-left:212.25pt;margin-top:16.65pt;width:0;height:24.7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" strokecolor="#4a7ebb">
            <v:stroke endarrow="open"/>
          </v:shape>
        </w:pict>
      </w:r>
    </w:p>
    <w:p w:rsidR="00860C2E" w:rsidRDefault="00D3604C" w:rsidP="001A5C10">
      <w:pPr>
        <w:jc w:val="both"/>
        <w:rPr>
          <w:rFonts w:ascii="Times New Roman" w:hAnsi="Times New Roman" w:cs="Times New Roman"/>
          <w:sz w:val="24"/>
          <w:szCs w:val="24"/>
        </w:rPr>
      </w:pPr>
      <w:r w:rsidRPr="00D3604C">
        <w:rPr>
          <w:rFonts w:ascii="Times New Roman" w:hAnsi="Times New Roman" w:cs="Times New Roman"/>
          <w:b/>
          <w:noProof/>
          <w:sz w:val="24"/>
          <w:szCs w:val="24"/>
          <w:lang w:eastAsia="en-GB"/>
        </w:rPr>
        <w:pict>
          <v:shape id="Straight Arrow Connector 53" o:spid="_x0000_s2081" type="#_x0000_t32" style="position:absolute;left:0;text-align:left;margin-left:-24pt;margin-top:13.8pt;width:0;height:23.2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" strokecolor="#4a7ebb">
            <v:stroke endarrow="open"/>
          </v:shape>
        </w:pict>
      </w:r>
      <w:r w:rsidRPr="00D3604C">
        <w:rPr>
          <w:rFonts w:ascii="Times New Roman" w:hAnsi="Times New Roman" w:cs="Times New Roman"/>
          <w:b/>
          <w:noProof/>
          <w:sz w:val="24"/>
          <w:szCs w:val="24"/>
          <w:lang w:eastAsia="en-GB"/>
        </w:rPr>
        <w:pict>
          <v:line id="Straight Connector 41" o:spid="_x0000_s2080" style="position:absolute;left:0;text-align:left;z-index:251685888;visibility:visible;mso-width-relative:margin;mso-height-relative:margin" from="-24pt,13.8pt" to="458.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zPuQEAAMUDAAAOAAAAZHJzL2Uyb0RvYy54bWysU8GOEzEMvSPxD1HudDrV7oJ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" strokecolor="#4472c4 [3204]" strokeweight=".5pt">
            <v:stroke joinstyle="miter"/>
          </v:line>
        </w:pict>
      </w:r>
      <w:r w:rsidRPr="00D3604C">
        <w:rPr>
          <w:rFonts w:ascii="Times New Roman" w:hAnsi="Times New Roman" w:cs="Times New Roman"/>
          <w:b/>
          <w:noProof/>
          <w:sz w:val="24"/>
          <w:szCs w:val="24"/>
          <w:lang w:eastAsia="en-GB"/>
        </w:rPr>
        <w:pict>
          <v:shape id="Straight Arrow Connector 50" o:spid="_x0000_s2079" type="#_x0000_t32" style="position:absolute;left:0;text-align:left;margin-left:342.75pt;margin-top:13.8pt;width:0;height:23.2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" strokecolor="#4a7ebb">
            <v:stroke endarrow="open"/>
          </v:shape>
        </w:pict>
      </w:r>
      <w:r w:rsidRPr="00D3604C">
        <w:rPr>
          <w:rFonts w:ascii="Times New Roman" w:hAnsi="Times New Roman" w:cs="Times New Roman"/>
          <w:b/>
          <w:noProof/>
          <w:sz w:val="24"/>
          <w:szCs w:val="24"/>
          <w:lang w:eastAsia="en-GB"/>
        </w:rPr>
        <w:pict>
          <v:shape id="Straight Arrow Connector 49" o:spid="_x0000_s2078" type="#_x0000_t32" style="position:absolute;left:0;text-align:left;margin-left:458.25pt;margin-top:13.8pt;width:0;height:23.2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" strokecolor="#4a7ebb">
            <v:stroke endarrow="open"/>
          </v:shape>
        </w:pict>
      </w:r>
      <w:r w:rsidRPr="00D3604C">
        <w:rPr>
          <w:rFonts w:ascii="Times New Roman" w:hAnsi="Times New Roman" w:cs="Times New Roman"/>
          <w:b/>
          <w:noProof/>
          <w:sz w:val="24"/>
          <w:szCs w:val="24"/>
          <w:lang w:eastAsia="en-GB"/>
        </w:rPr>
        <w:pict>
          <v:shape id="Straight Arrow Connector 46" o:spid="_x0000_s2077" type="#_x0000_t32" style="position:absolute;left:0;text-align:left;margin-left:255.75pt;margin-top:13.8pt;width:0;height:23.2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" strokecolor="#4a7ebb">
            <v:stroke endarrow="open"/>
          </v:shape>
        </w:pict>
      </w:r>
      <w:r w:rsidRPr="00D3604C">
        <w:rPr>
          <w:rFonts w:ascii="Times New Roman" w:hAnsi="Times New Roman" w:cs="Times New Roman"/>
          <w:b/>
          <w:noProof/>
          <w:sz w:val="24"/>
          <w:szCs w:val="24"/>
          <w:lang w:eastAsia="en-GB"/>
        </w:rPr>
        <w:pict>
          <v:shape id="Straight Arrow Connector 45" o:spid="_x0000_s2076" type="#_x0000_t32" style="position:absolute;left:0;text-align:left;margin-left:168pt;margin-top:13.8pt;width:0;height:23.2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" strokecolor="#4a7ebb">
            <v:stroke endarrow="open"/>
          </v:shape>
        </w:pict>
      </w:r>
      <w:r w:rsidRPr="00D3604C">
        <w:rPr>
          <w:rFonts w:ascii="Times New Roman" w:hAnsi="Times New Roman" w:cs="Times New Roman"/>
          <w:b/>
          <w:noProof/>
          <w:sz w:val="24"/>
          <w:szCs w:val="24"/>
          <w:lang w:eastAsia="en-GB"/>
        </w:rPr>
        <w:pict>
          <v:shape id="Straight Arrow Connector 42" o:spid="_x0000_s2075" type="#_x0000_t32" style="position:absolute;left:0;text-align:left;margin-left:73.5pt;margin-top:13.8pt;width:0;height:23.2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" strokecolor="#4472c4 [3204]" strokeweight=".5pt">
            <v:stroke endarrow="open" joinstyle="miter"/>
          </v:shape>
        </w:pict>
      </w:r>
    </w:p>
    <w:p w:rsidR="00860C2E" w:rsidRDefault="00D3604C" w:rsidP="001A5C10">
      <w:pPr>
        <w:jc w:val="both"/>
        <w:rPr>
          <w:rFonts w:ascii="Times New Roman" w:hAnsi="Times New Roman" w:cs="Times New Roman"/>
          <w:sz w:val="24"/>
          <w:szCs w:val="24"/>
        </w:rPr>
      </w:pPr>
      <w:r>
        <w:rPr>
          <w:rFonts w:ascii="Times New Roman" w:hAnsi="Times New Roman" w:cs="Times New Roman"/>
          <w:noProof/>
          <w:sz w:val="24"/>
          <w:szCs w:val="24"/>
          <w:lang w:eastAsia="en-GB"/>
        </w:rPr>
        <w:pict>
          <v:roundrect id="Rounded Rectangle 10" o:spid="_x0000_s2074" style="position:absolute;left:0;text-align:left;margin-left:400.5pt;margin-top:11.2pt;width:114.75pt;height:85.5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" fillcolor="white [3201]" strokecolor="#70ad47 [3209]" strokeweight="1pt">
            <v:stroke joinstyle="miter"/>
            <v:textbox style="mso-next-textbox:#Rounded Rectangle 10">
              <w:txbxContent>
                <w:p w:rsidR="008532CA" w:rsidRPr="00F70A74" w:rsidRDefault="008532CA" w:rsidP="00860C2E">
                  <w:pPr>
                    <w:jc w:val="center"/>
                    <w:rPr>
                      <w:rFonts w:ascii="Times New Roman" w:hAnsi="Times New Roman" w:cs="Times New Roman"/>
                      <w:sz w:val="24"/>
                      <w:szCs w:val="24"/>
                    </w:rPr>
                  </w:pPr>
                  <w:r>
                    <w:rPr>
                      <w:rFonts w:ascii="Times New Roman" w:hAnsi="Times New Roman" w:cs="Times New Roman"/>
                      <w:sz w:val="24"/>
                      <w:szCs w:val="24"/>
                    </w:rPr>
                    <w:t xml:space="preserve">HEAD OF </w:t>
                  </w:r>
                  <w:r w:rsidRPr="00F70A74">
                    <w:rPr>
                      <w:rFonts w:ascii="Times New Roman" w:hAnsi="Times New Roman" w:cs="Times New Roman"/>
                      <w:sz w:val="24"/>
                      <w:szCs w:val="24"/>
                    </w:rPr>
                    <w:t>MAINTENANCE UNIT</w:t>
                  </w:r>
                </w:p>
              </w:txbxContent>
            </v:textbox>
          </v:roundrect>
        </w:pict>
      </w:r>
      <w:r>
        <w:rPr>
          <w:rFonts w:ascii="Times New Roman" w:hAnsi="Times New Roman" w:cs="Times New Roman"/>
          <w:noProof/>
          <w:sz w:val="24"/>
          <w:szCs w:val="24"/>
          <w:lang w:eastAsia="en-GB"/>
        </w:rPr>
        <w:pict>
          <v:roundrect id="Rounded Rectangle 8" o:spid="_x0000_s2073" style="position:absolute;left:0;text-align:left;margin-left:303pt;margin-top:11.2pt;width:84.75pt;height:85.5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" fillcolor="white [3201]" strokecolor="#70ad47 [3209]" strokeweight="1pt">
            <v:stroke joinstyle="miter"/>
            <v:textbox style="mso-next-textbox:#Rounded Rectangle 8">
              <w:txbxContent>
                <w:p w:rsidR="008532CA" w:rsidRPr="003D3991" w:rsidRDefault="008532CA" w:rsidP="00860C2E">
                  <w:pPr>
                    <w:jc w:val="center"/>
                    <w:rPr>
                      <w:rFonts w:ascii="Times New Roman" w:hAnsi="Times New Roman" w:cs="Times New Roman"/>
                      <w:sz w:val="24"/>
                      <w:szCs w:val="24"/>
                    </w:rPr>
                  </w:pPr>
                  <w:r w:rsidRPr="003D3991">
                    <w:rPr>
                      <w:rFonts w:ascii="Times New Roman" w:hAnsi="Times New Roman" w:cs="Times New Roman"/>
                      <w:sz w:val="24"/>
                      <w:szCs w:val="24"/>
                    </w:rPr>
                    <w:t>HEAD OF BUILDING ENGR</w:t>
                  </w:r>
                </w:p>
              </w:txbxContent>
            </v:textbox>
          </v:roundrect>
        </w:pict>
      </w:r>
      <w:r>
        <w:rPr>
          <w:rFonts w:ascii="Times New Roman" w:hAnsi="Times New Roman" w:cs="Times New Roman"/>
          <w:noProof/>
          <w:sz w:val="24"/>
          <w:szCs w:val="24"/>
          <w:lang w:eastAsia="en-GB"/>
        </w:rPr>
        <w:pict>
          <v:roundrect id="Rounded Rectangle 7" o:spid="_x0000_s2072" style="position:absolute;left:0;text-align:left;margin-left:217.5pt;margin-top:11.2pt;width:78.75pt;height:90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" fillcolor="white [3201]" strokecolor="#70ad47 [3209]" strokeweight="1pt">
            <v:stroke joinstyle="miter"/>
            <v:textbox style="mso-next-textbox:#Rounded Rectangle 7">
              <w:txbxContent>
                <w:p w:rsidR="008532CA" w:rsidRPr="00725DC9" w:rsidRDefault="008532CA" w:rsidP="00860C2E">
                  <w:pPr>
                    <w:jc w:val="center"/>
                    <w:rPr>
                      <w:rFonts w:ascii="Times New Roman" w:hAnsi="Times New Roman" w:cs="Times New Roman"/>
                      <w:sz w:val="24"/>
                      <w:szCs w:val="24"/>
                    </w:rPr>
                  </w:pPr>
                  <w:r w:rsidRPr="00725DC9">
                    <w:rPr>
                      <w:rFonts w:ascii="Times New Roman" w:hAnsi="Times New Roman" w:cs="Times New Roman"/>
                      <w:sz w:val="24"/>
                      <w:szCs w:val="24"/>
                    </w:rPr>
                    <w:t>HEAD OF QTS DEPT</w:t>
                  </w:r>
                </w:p>
              </w:txbxContent>
            </v:textbox>
          </v:roundrect>
        </w:pict>
      </w:r>
      <w:r>
        <w:rPr>
          <w:rFonts w:ascii="Times New Roman" w:hAnsi="Times New Roman" w:cs="Times New Roman"/>
          <w:noProof/>
          <w:sz w:val="24"/>
          <w:szCs w:val="24"/>
          <w:lang w:eastAsia="en-GB"/>
        </w:rPr>
        <w:pict>
          <v:roundrect id="Rounded Rectangle 6" o:spid="_x0000_s2071" style="position:absolute;left:0;text-align:left;margin-left:124.5pt;margin-top:11.2pt;width:86.25pt;height:90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" fillcolor="white [3201]" strokecolor="#70ad47 [3209]" strokeweight="1pt">
            <v:stroke joinstyle="miter"/>
            <v:textbox style="mso-next-textbox:#Rounded Rectangle 6">
              <w:txbxContent>
                <w:p w:rsidR="008532CA" w:rsidRPr="00C86083" w:rsidRDefault="008532CA" w:rsidP="00860C2E">
                  <w:pPr>
                    <w:jc w:val="center"/>
                    <w:rPr>
                      <w:rFonts w:ascii="Times New Roman" w:hAnsi="Times New Roman" w:cs="Times New Roman"/>
                      <w:sz w:val="24"/>
                      <w:szCs w:val="24"/>
                    </w:rPr>
                  </w:pPr>
                  <w:r w:rsidRPr="00C86083">
                    <w:rPr>
                      <w:rFonts w:ascii="Times New Roman" w:hAnsi="Times New Roman" w:cs="Times New Roman"/>
                      <w:sz w:val="24"/>
                      <w:szCs w:val="24"/>
                    </w:rPr>
                    <w:t>HEAD OF CIVIL ENGR WORK</w:t>
                  </w:r>
                </w:p>
              </w:txbxContent>
            </v:textbox>
          </v:roundrect>
        </w:pict>
      </w:r>
      <w:r>
        <w:rPr>
          <w:rFonts w:ascii="Times New Roman" w:hAnsi="Times New Roman" w:cs="Times New Roman"/>
          <w:noProof/>
          <w:sz w:val="24"/>
          <w:szCs w:val="24"/>
          <w:lang w:eastAsia="en-GB"/>
        </w:rPr>
        <w:pict>
          <v:roundrect id="Rounded Rectangle 5" o:spid="_x0000_s2070" style="position:absolute;left:0;text-align:left;margin-left:35.25pt;margin-top:11.2pt;width:80.25pt;height:93pt;z-index:2516613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" fillcolor="white [3201]" strokecolor="#70ad47 [3209]" strokeweight="1pt">
            <v:stroke joinstyle="miter"/>
            <v:textbox style="mso-next-textbox:#Rounded Rectangle 5">
              <w:txbxContent>
                <w:p w:rsidR="008532CA" w:rsidRPr="00A47D2A" w:rsidRDefault="008532CA" w:rsidP="00860C2E">
                  <w:pPr>
                    <w:jc w:val="center"/>
                    <w:rPr>
                      <w:rFonts w:ascii="Times New Roman" w:hAnsi="Times New Roman" w:cs="Times New Roman"/>
                      <w:sz w:val="24"/>
                      <w:szCs w:val="24"/>
                    </w:rPr>
                  </w:pPr>
                  <w:r w:rsidRPr="00A47D2A">
                    <w:rPr>
                      <w:rFonts w:ascii="Times New Roman" w:hAnsi="Times New Roman" w:cs="Times New Roman"/>
                      <w:sz w:val="24"/>
                      <w:szCs w:val="24"/>
                    </w:rPr>
                    <w:t>HEAD OF MECH &amp;ELECT  WORK</w:t>
                  </w:r>
                </w:p>
                <w:p w:rsidR="008532CA" w:rsidRDefault="008532CA" w:rsidP="00860C2E">
                  <w:pPr>
                    <w:jc w:val="center"/>
                  </w:pPr>
                </w:p>
                <w:p w:rsidR="008532CA" w:rsidRDefault="008532CA" w:rsidP="00860C2E">
                  <w:pPr>
                    <w:jc w:val="center"/>
                  </w:pPr>
                  <w:r>
                    <w:t>WORK</w:t>
                  </w:r>
                </w:p>
              </w:txbxContent>
            </v:textbox>
          </v:roundrect>
        </w:pict>
      </w:r>
      <w:r>
        <w:rPr>
          <w:rFonts w:ascii="Times New Roman" w:hAnsi="Times New Roman" w:cs="Times New Roman"/>
          <w:noProof/>
          <w:sz w:val="24"/>
          <w:szCs w:val="24"/>
          <w:lang w:eastAsia="en-GB"/>
        </w:rPr>
        <w:pict>
          <v:roundrect id="Rounded Rectangle 4" o:spid="_x0000_s2069" style="position:absolute;left:0;text-align:left;margin-left:-56.25pt;margin-top:11.2pt;width:84.75pt;height:93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" fillcolor="white [3201]" strokecolor="#70ad47 [3209]" strokeweight="1pt">
            <v:stroke joinstyle="miter"/>
            <v:textbox style="mso-next-textbox:#Rounded Rectangle 4">
              <w:txbxContent>
                <w:p w:rsidR="008532CA" w:rsidRPr="00812824" w:rsidRDefault="008532CA" w:rsidP="00860C2E">
                  <w:pPr>
                    <w:jc w:val="center"/>
                    <w:rPr>
                      <w:rFonts w:ascii="Times New Roman" w:hAnsi="Times New Roman" w:cs="Times New Roman"/>
                      <w:sz w:val="24"/>
                      <w:szCs w:val="24"/>
                    </w:rPr>
                  </w:pPr>
                  <w:r>
                    <w:rPr>
                      <w:rFonts w:ascii="Times New Roman" w:hAnsi="Times New Roman" w:cs="Times New Roman"/>
                      <w:sz w:val="24"/>
                      <w:szCs w:val="24"/>
                    </w:rPr>
                    <w:t xml:space="preserve">HEAD OF PROJECT             </w:t>
                  </w:r>
                  <w:r w:rsidRPr="00812824">
                    <w:rPr>
                      <w:rFonts w:ascii="Times New Roman" w:hAnsi="Times New Roman" w:cs="Times New Roman"/>
                      <w:sz w:val="24"/>
                      <w:szCs w:val="24"/>
                    </w:rPr>
                    <w:t>UNIT</w:t>
                  </w:r>
                </w:p>
              </w:txbxContent>
            </v:textbox>
          </v:roundrect>
        </w:pict>
      </w:r>
    </w:p>
    <w:p w:rsidR="00860C2E" w:rsidRDefault="00860C2E" w:rsidP="001A5C10">
      <w:pPr>
        <w:tabs>
          <w:tab w:val="left" w:pos="5100"/>
        </w:tabs>
        <w:jc w:val="both"/>
        <w:rPr>
          <w:rFonts w:ascii="Times New Roman" w:hAnsi="Times New Roman" w:cs="Times New Roman"/>
          <w:sz w:val="24"/>
          <w:szCs w:val="24"/>
        </w:rPr>
      </w:pPr>
    </w:p>
    <w:p w:rsidR="00860C2E" w:rsidRDefault="00D3604C" w:rsidP="001A5C10">
      <w:pPr>
        <w:tabs>
          <w:tab w:val="left" w:pos="3825"/>
        </w:tabs>
        <w:jc w:val="both"/>
        <w:rPr>
          <w:rFonts w:ascii="Times New Roman" w:hAnsi="Times New Roman" w:cs="Times New Roman"/>
          <w:sz w:val="24"/>
          <w:szCs w:val="24"/>
        </w:rPr>
      </w:pPr>
      <w:r>
        <w:rPr>
          <w:rFonts w:ascii="Times New Roman" w:hAnsi="Times New Roman" w:cs="Times New Roman"/>
          <w:noProof/>
          <w:sz w:val="24"/>
          <w:szCs w:val="24"/>
          <w:lang w:eastAsia="en-GB"/>
        </w:rPr>
        <w:pict>
          <v:shape id="Straight Arrow Connector 39" o:spid="_x0000_s2068" type="#_x0000_t32" style="position:absolute;left:0;text-align:left;margin-left:427.5pt;margin-top:387.7pt;width:0;height:33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" strokecolor="#4a7ebb">
            <v:stroke endarrow="open"/>
          </v:shape>
        </w:pict>
      </w:r>
      <w:r>
        <w:rPr>
          <w:rFonts w:ascii="Times New Roman" w:hAnsi="Times New Roman" w:cs="Times New Roman"/>
          <w:noProof/>
          <w:sz w:val="24"/>
          <w:szCs w:val="24"/>
          <w:lang w:eastAsia="en-GB"/>
        </w:rPr>
        <w:pict>
          <v:shape id="Straight Arrow Connector 37" o:spid="_x0000_s2067" type="#_x0000_t32" style="position:absolute;left:0;text-align:left;margin-left:425.25pt;margin-top:283.45pt;width:0;height:32.2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" strokecolor="#4a7ebb">
            <v:stroke endarrow="open"/>
          </v:shape>
        </w:pict>
      </w:r>
      <w:r>
        <w:rPr>
          <w:rFonts w:ascii="Times New Roman" w:hAnsi="Times New Roman" w:cs="Times New Roman"/>
          <w:noProof/>
          <w:sz w:val="24"/>
          <w:szCs w:val="24"/>
          <w:lang w:eastAsia="en-GB"/>
        </w:rPr>
        <w:pict>
          <v:shape id="Straight Arrow Connector 36" o:spid="_x0000_s2066" type="#_x0000_t32" style="position:absolute;left:0;text-align:left;margin-left:420.75pt;margin-top:194.2pt;width:0;height:30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" strokecolor="#4a7ebb">
            <v:stroke endarrow="open"/>
          </v:shape>
        </w:pict>
      </w:r>
      <w:r>
        <w:rPr>
          <w:rFonts w:ascii="Times New Roman" w:hAnsi="Times New Roman" w:cs="Times New Roman"/>
          <w:noProof/>
          <w:sz w:val="24"/>
          <w:szCs w:val="24"/>
          <w:lang w:eastAsia="en-GB"/>
        </w:rPr>
        <w:pict>
          <v:shape id="Straight Arrow Connector 35" o:spid="_x0000_s2065" type="#_x0000_t32" style="position:absolute;left:0;text-align:left;margin-left:-9.75pt;margin-top:309.7pt;width:0;height:37.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" strokecolor="#4a7ebb">
            <v:stroke endarrow="open"/>
          </v:shape>
        </w:pict>
      </w:r>
      <w:r>
        <w:rPr>
          <w:rFonts w:ascii="Times New Roman" w:hAnsi="Times New Roman" w:cs="Times New Roman"/>
          <w:noProof/>
          <w:sz w:val="24"/>
          <w:szCs w:val="24"/>
          <w:lang w:eastAsia="en-GB"/>
        </w:rPr>
        <w:pict>
          <v:shape id="Straight Arrow Connector 32" o:spid="_x0000_s2064" type="#_x0000_t32" style="position:absolute;left:0;text-align:left;margin-left:-9.75pt;margin-top:52.45pt;width:0;height:47.2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" strokecolor="#4472c4 [3204]" strokeweight=".5pt">
            <v:stroke endarrow="open" joinstyle="miter"/>
          </v:shape>
        </w:pict>
      </w:r>
      <w:r>
        <w:rPr>
          <w:rFonts w:ascii="Times New Roman" w:hAnsi="Times New Roman" w:cs="Times New Roman"/>
          <w:noProof/>
          <w:sz w:val="24"/>
          <w:szCs w:val="24"/>
          <w:lang w:eastAsia="en-GB"/>
        </w:rPr>
        <w:pict>
          <v:shape id="Straight Arrow Connector 34" o:spid="_x0000_s2063" type="#_x0000_t32" style="position:absolute;left:0;text-align:left;margin-left:-9.75pt;margin-top:214.45pt;width:0;height:34.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" strokecolor="#4a7ebb">
            <v:stroke endarrow="open"/>
          </v:shape>
        </w:pict>
      </w:r>
      <w:r>
        <w:rPr>
          <w:rFonts w:ascii="Times New Roman" w:hAnsi="Times New Roman" w:cs="Times New Roman"/>
          <w:noProof/>
          <w:sz w:val="24"/>
          <w:szCs w:val="24"/>
          <w:lang w:eastAsia="en-GB"/>
        </w:rPr>
        <w:pict>
          <v:shape id="Straight Arrow Connector 33" o:spid="_x0000_s2062" type="#_x0000_t32" style="position:absolute;left:0;text-align:left;margin-left:-9.75pt;margin-top:128.2pt;width:0;height:31.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" strokecolor="#4a7ebb">
            <v:stroke endarrow="open"/>
          </v:shape>
        </w:pict>
      </w:r>
      <w:r>
        <w:rPr>
          <w:rFonts w:ascii="Times New Roman" w:hAnsi="Times New Roman" w:cs="Times New Roman"/>
          <w:noProof/>
          <w:sz w:val="24"/>
          <w:szCs w:val="24"/>
          <w:lang w:eastAsia="en-GB"/>
        </w:rPr>
        <w:pict>
          <v:roundrect id="Rounded Rectangle 30" o:spid="_x0000_s2061" style="position:absolute;left:0;text-align:left;margin-left:376.5pt;margin-top:315.7pt;width:99.75pt;height:1in;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" fillcolor="white [3201]" strokecolor="#70ad47 [3209]" strokeweight="1pt">
            <v:stroke joinstyle="miter"/>
            <v:textbox style="mso-next-textbox:#Rounded Rectangle 30">
              <w:txbxContent>
                <w:p w:rsidR="008532CA" w:rsidRPr="00D5050A" w:rsidRDefault="008532CA" w:rsidP="00860C2E">
                  <w:pPr>
                    <w:jc w:val="center"/>
                    <w:rPr>
                      <w:rFonts w:ascii="Times New Roman" w:hAnsi="Times New Roman" w:cs="Times New Roman"/>
                      <w:sz w:val="24"/>
                      <w:szCs w:val="24"/>
                    </w:rPr>
                  </w:pPr>
                  <w:r w:rsidRPr="00D5050A">
                    <w:rPr>
                      <w:rFonts w:ascii="Times New Roman" w:hAnsi="Times New Roman" w:cs="Times New Roman"/>
                      <w:sz w:val="24"/>
                      <w:szCs w:val="24"/>
                    </w:rPr>
                    <w:t>PLUMBING SECTION</w:t>
                  </w:r>
                </w:p>
              </w:txbxContent>
            </v:textbox>
          </v:roundrect>
        </w:pict>
      </w:r>
      <w:r>
        <w:rPr>
          <w:rFonts w:ascii="Times New Roman" w:hAnsi="Times New Roman" w:cs="Times New Roman"/>
          <w:noProof/>
          <w:sz w:val="24"/>
          <w:szCs w:val="24"/>
          <w:lang w:eastAsia="en-GB"/>
        </w:rPr>
        <w:pict>
          <v:roundrect id="Rounded Rectangle 29" o:spid="_x0000_s2060" style="position:absolute;left:0;text-align:left;margin-left:372pt;margin-top:224.2pt;width:99.75pt;height:59.25pt;z-index:2516746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" fillcolor="white [3201]" strokecolor="#70ad47 [3209]" strokeweight="1pt">
            <v:stroke joinstyle="miter"/>
            <v:textbox style="mso-next-textbox:#Rounded Rectangle 29">
              <w:txbxContent>
                <w:p w:rsidR="008532CA" w:rsidRPr="009C238F" w:rsidRDefault="008532CA" w:rsidP="00860C2E">
                  <w:pPr>
                    <w:jc w:val="center"/>
                    <w:rPr>
                      <w:rFonts w:ascii="Times New Roman" w:hAnsi="Times New Roman" w:cs="Times New Roman"/>
                      <w:sz w:val="24"/>
                      <w:szCs w:val="24"/>
                    </w:rPr>
                  </w:pPr>
                  <w:r w:rsidRPr="009C238F">
                    <w:rPr>
                      <w:rFonts w:ascii="Times New Roman" w:hAnsi="Times New Roman" w:cs="Times New Roman"/>
                      <w:sz w:val="24"/>
                      <w:szCs w:val="24"/>
                    </w:rPr>
                    <w:t>MASONRY SECTION</w:t>
                  </w:r>
                </w:p>
              </w:txbxContent>
            </v:textbox>
          </v:roundrect>
        </w:pict>
      </w:r>
      <w:r>
        <w:rPr>
          <w:rFonts w:ascii="Times New Roman" w:hAnsi="Times New Roman" w:cs="Times New Roman"/>
          <w:noProof/>
          <w:sz w:val="24"/>
          <w:szCs w:val="24"/>
          <w:lang w:eastAsia="en-GB"/>
        </w:rPr>
        <w:pict>
          <v:shape id="Straight Arrow Connector 17" o:spid="_x0000_s2059" type="#_x0000_t32" style="position:absolute;left:0;text-align:left;margin-left:414.75pt;margin-top:49.45pt;width:57pt;height:62.2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" strokecolor="#4472c4 [3204]" strokeweight=".5pt">
            <v:stroke endarrow="open" joinstyle="miter"/>
          </v:shape>
        </w:pict>
      </w:r>
      <w:r>
        <w:rPr>
          <w:rFonts w:ascii="Times New Roman" w:hAnsi="Times New Roman" w:cs="Times New Roman"/>
          <w:noProof/>
          <w:sz w:val="24"/>
          <w:szCs w:val="24"/>
          <w:lang w:eastAsia="en-GB"/>
        </w:rPr>
        <w:pict>
          <v:shape id="Straight Arrow Connector 100" o:spid="_x0000_s2058" type="#_x0000_t32" style="position:absolute;left:0;text-align:left;margin-left:347.25pt;margin-top:49.45pt;width:62.25pt;height:62.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" strokecolor="#4472c4 [3204]" strokeweight=".5pt">
            <v:stroke endarrow="open" joinstyle="miter"/>
          </v:shape>
        </w:pict>
      </w:r>
      <w:r>
        <w:rPr>
          <w:rFonts w:ascii="Times New Roman" w:hAnsi="Times New Roman" w:cs="Times New Roman"/>
          <w:noProof/>
          <w:sz w:val="24"/>
          <w:szCs w:val="24"/>
          <w:lang w:eastAsia="en-GB"/>
        </w:rPr>
        <w:pict>
          <v:roundrect id="Rounded Rectangle 25" o:spid="_x0000_s2057" style="position:absolute;left:0;text-align:left;margin-left:362.25pt;margin-top:122.2pt;width:105pt;height:1in;z-index:25167257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" fillcolor="white [3201]" strokecolor="#70ad47 [3209]" strokeweight="1pt">
            <v:stroke joinstyle="miter"/>
            <v:textbox style="mso-next-textbox:#Rounded Rectangle 25">
              <w:txbxContent>
                <w:p w:rsidR="008532CA" w:rsidRPr="00AD6072" w:rsidRDefault="008532CA" w:rsidP="00860C2E">
                  <w:pPr>
                    <w:jc w:val="center"/>
                    <w:rPr>
                      <w:rFonts w:ascii="Times New Roman" w:hAnsi="Times New Roman" w:cs="Times New Roman"/>
                      <w:sz w:val="24"/>
                      <w:szCs w:val="24"/>
                    </w:rPr>
                  </w:pPr>
                  <w:r w:rsidRPr="00AD6072">
                    <w:rPr>
                      <w:rFonts w:ascii="Times New Roman" w:hAnsi="Times New Roman" w:cs="Times New Roman"/>
                      <w:sz w:val="24"/>
                      <w:szCs w:val="24"/>
                    </w:rPr>
                    <w:t>CARPENTARY SECTION</w:t>
                  </w:r>
                </w:p>
              </w:txbxContent>
            </v:textbox>
          </v:roundrect>
        </w:pict>
      </w:r>
      <w:r>
        <w:rPr>
          <w:rFonts w:ascii="Times New Roman" w:hAnsi="Times New Roman" w:cs="Times New Roman"/>
          <w:noProof/>
          <w:sz w:val="24"/>
          <w:szCs w:val="24"/>
          <w:lang w:eastAsia="en-GB"/>
        </w:rPr>
        <w:pict>
          <v:roundrect id="Rounded Rectangle 13" o:spid="_x0000_s2056" style="position:absolute;left:0;text-align:left;margin-left:-56.25pt;margin-top:248.95pt;width:102pt;height:60.75pt;z-index:251668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" fillcolor="white [3201]" strokecolor="#70ad47 [3209]" strokeweight="1pt">
            <v:stroke joinstyle="miter"/>
            <v:textbox style="mso-next-textbox:#Rounded Rectangle 13">
              <w:txbxContent>
                <w:p w:rsidR="008532CA" w:rsidRPr="00606968" w:rsidRDefault="008532CA" w:rsidP="00860C2E">
                  <w:pPr>
                    <w:jc w:val="center"/>
                    <w:rPr>
                      <w:rFonts w:ascii="Times New Roman" w:hAnsi="Times New Roman" w:cs="Times New Roman"/>
                      <w:sz w:val="24"/>
                      <w:szCs w:val="24"/>
                    </w:rPr>
                  </w:pPr>
                  <w:r>
                    <w:rPr>
                      <w:rFonts w:ascii="Times New Roman" w:hAnsi="Times New Roman" w:cs="Times New Roman"/>
                      <w:sz w:val="24"/>
                      <w:szCs w:val="24"/>
                    </w:rPr>
                    <w:t>BUILDING ENGINEERS</w:t>
                  </w:r>
                </w:p>
              </w:txbxContent>
            </v:textbox>
          </v:roundrect>
        </w:pict>
      </w:r>
      <w:r>
        <w:rPr>
          <w:rFonts w:ascii="Times New Roman" w:hAnsi="Times New Roman" w:cs="Times New Roman"/>
          <w:noProof/>
          <w:sz w:val="24"/>
          <w:szCs w:val="24"/>
          <w:lang w:eastAsia="en-GB"/>
        </w:rPr>
        <w:pict>
          <v:roundrect id="Rounded Rectangle 12" o:spid="_x0000_s2055" style="position:absolute;left:0;text-align:left;margin-left:-56.25pt;margin-top:159.7pt;width:91.5pt;height:54.75pt;z-index:2516674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" fillcolor="white [3201]" strokecolor="#70ad47 [3209]" strokeweight="1pt">
            <v:stroke joinstyle="miter"/>
            <v:textbox style="mso-next-textbox:#Rounded Rectangle 12">
              <w:txbxContent>
                <w:p w:rsidR="008532CA" w:rsidRPr="00606968" w:rsidRDefault="008532CA" w:rsidP="00860C2E">
                  <w:pPr>
                    <w:jc w:val="center"/>
                    <w:rPr>
                      <w:rFonts w:ascii="Times New Roman" w:hAnsi="Times New Roman" w:cs="Times New Roman"/>
                      <w:sz w:val="24"/>
                      <w:szCs w:val="24"/>
                    </w:rPr>
                  </w:pPr>
                  <w:r>
                    <w:rPr>
                      <w:rFonts w:ascii="Times New Roman" w:hAnsi="Times New Roman" w:cs="Times New Roman"/>
                      <w:sz w:val="24"/>
                      <w:szCs w:val="24"/>
                    </w:rPr>
                    <w:t>CIVIL ENGINEERS</w:t>
                  </w:r>
                </w:p>
              </w:txbxContent>
            </v:textbox>
          </v:roundrect>
        </w:pict>
      </w:r>
      <w:r>
        <w:rPr>
          <w:rFonts w:ascii="Times New Roman" w:hAnsi="Times New Roman" w:cs="Times New Roman"/>
          <w:noProof/>
          <w:sz w:val="24"/>
          <w:szCs w:val="24"/>
          <w:lang w:eastAsia="en-GB"/>
        </w:rPr>
        <w:pict>
          <v:rect id="Rectangle 103" o:spid="_x0000_s2054" style="position:absolute;left:0;text-align:left;margin-left:-56.25pt;margin-top:99.7pt;width:95.25pt;height:28.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" fillcolor="white [3201]" strokecolor="#70ad47 [3209]" strokeweight="1pt">
            <v:textbox style="mso-next-textbox:#Rectangle 103">
              <w:txbxContent>
                <w:p w:rsidR="008532CA" w:rsidRPr="00103941" w:rsidRDefault="008532CA" w:rsidP="00860C2E">
                  <w:pPr>
                    <w:jc w:val="center"/>
                    <w:rPr>
                      <w:rFonts w:ascii="Times New Roman" w:hAnsi="Times New Roman" w:cs="Times New Roman"/>
                      <w:sz w:val="24"/>
                      <w:szCs w:val="24"/>
                    </w:rPr>
                  </w:pPr>
                  <w:r w:rsidRPr="00103941">
                    <w:rPr>
                      <w:rFonts w:ascii="Times New Roman" w:hAnsi="Times New Roman" w:cs="Times New Roman"/>
                      <w:sz w:val="24"/>
                      <w:szCs w:val="24"/>
                    </w:rPr>
                    <w:t>ARCHITECT</w:t>
                  </w:r>
                </w:p>
              </w:txbxContent>
            </v:textbox>
          </v:rect>
        </w:pict>
      </w:r>
      <w:r>
        <w:rPr>
          <w:rFonts w:ascii="Times New Roman" w:hAnsi="Times New Roman" w:cs="Times New Roman"/>
          <w:noProof/>
          <w:sz w:val="24"/>
          <w:szCs w:val="24"/>
          <w:lang w:eastAsia="en-GB"/>
        </w:rPr>
        <w:pict>
          <v:roundrect id="Rounded Rectangle 14" o:spid="_x0000_s2053" style="position:absolute;left:0;text-align:left;margin-left:-51pt;margin-top:347.2pt;width:103.5pt;height:64.5pt;z-index:2516695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" fillcolor="white [3201]" strokecolor="#70ad47 [3209]" strokeweight="1pt">
            <v:stroke joinstyle="miter"/>
            <v:textbox style="mso-next-textbox:#Rounded Rectangle 14">
              <w:txbxContent>
                <w:p w:rsidR="008532CA" w:rsidRPr="001B27E2" w:rsidRDefault="008532CA" w:rsidP="00860C2E">
                  <w:pPr>
                    <w:jc w:val="center"/>
                    <w:rPr>
                      <w:rFonts w:ascii="Times New Roman" w:hAnsi="Times New Roman" w:cs="Times New Roman"/>
                      <w:sz w:val="24"/>
                      <w:szCs w:val="24"/>
                    </w:rPr>
                  </w:pPr>
                  <w:r w:rsidRPr="001B27E2">
                    <w:rPr>
                      <w:rFonts w:ascii="Times New Roman" w:hAnsi="Times New Roman" w:cs="Times New Roman"/>
                      <w:sz w:val="24"/>
                      <w:szCs w:val="24"/>
                    </w:rPr>
                    <w:t>QUANTITY SURVEYORS</w:t>
                  </w:r>
                </w:p>
              </w:txbxContent>
            </v:textbox>
          </v:roundrect>
        </w:pict>
      </w: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Pr="00727AD3"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Pr="00727AD3" w:rsidRDefault="00860C2E" w:rsidP="001A5C10">
      <w:pPr>
        <w:tabs>
          <w:tab w:val="left" w:pos="3615"/>
        </w:tabs>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tabs>
          <w:tab w:val="left" w:pos="6315"/>
        </w:tabs>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jc w:val="both"/>
        <w:rPr>
          <w:rFonts w:ascii="Times New Roman" w:hAnsi="Times New Roman" w:cs="Times New Roman"/>
          <w:sz w:val="24"/>
          <w:szCs w:val="24"/>
        </w:rPr>
      </w:pPr>
    </w:p>
    <w:p w:rsidR="00860C2E" w:rsidRDefault="00860C2E" w:rsidP="001A5C10">
      <w:pPr>
        <w:spacing w:line="360" w:lineRule="auto"/>
        <w:jc w:val="both"/>
        <w:rPr>
          <w:rFonts w:ascii="Times New Roman" w:eastAsia="Calibri" w:hAnsi="Times New Roman" w:cs="Times New Roman"/>
          <w:b/>
          <w:bCs/>
          <w:sz w:val="24"/>
          <w:szCs w:val="24"/>
          <w:lang w:eastAsia="en-GB"/>
        </w:rPr>
      </w:pPr>
    </w:p>
    <w:p w:rsidR="00860C2E" w:rsidRDefault="00860C2E" w:rsidP="001A5C10">
      <w:pPr>
        <w:spacing w:line="360" w:lineRule="auto"/>
        <w:jc w:val="both"/>
        <w:rPr>
          <w:rFonts w:ascii="Times New Roman" w:eastAsia="Calibri" w:hAnsi="Times New Roman" w:cs="Times New Roman"/>
          <w:b/>
          <w:bCs/>
          <w:sz w:val="24"/>
          <w:szCs w:val="24"/>
          <w:lang w:eastAsia="en-GB"/>
        </w:rPr>
      </w:pPr>
    </w:p>
    <w:p w:rsidR="00860C2E" w:rsidRDefault="00860C2E" w:rsidP="001A5C10">
      <w:pPr>
        <w:spacing w:line="360" w:lineRule="auto"/>
        <w:jc w:val="both"/>
        <w:rPr>
          <w:rFonts w:ascii="Times New Roman" w:eastAsia="Calibri" w:hAnsi="Times New Roman" w:cs="Times New Roman"/>
          <w:b/>
          <w:bCs/>
          <w:sz w:val="24"/>
          <w:szCs w:val="24"/>
          <w:lang w:eastAsia="en-GB"/>
        </w:rPr>
      </w:pPr>
    </w:p>
    <w:p w:rsidR="00860C2E" w:rsidRDefault="00D3604C" w:rsidP="001A5C10">
      <w:pPr>
        <w:spacing w:line="360" w:lineRule="auto"/>
        <w:jc w:val="both"/>
        <w:rPr>
          <w:rFonts w:ascii="Times New Roman" w:eastAsia="Calibri" w:hAnsi="Times New Roman" w:cs="Times New Roman"/>
          <w:b/>
          <w:bCs/>
          <w:sz w:val="24"/>
          <w:szCs w:val="24"/>
          <w:lang w:eastAsia="en-GB"/>
        </w:rPr>
      </w:pPr>
      <w:r w:rsidRPr="00D3604C">
        <w:rPr>
          <w:rFonts w:ascii="Times New Roman" w:hAnsi="Times New Roman" w:cs="Times New Roman"/>
          <w:noProof/>
          <w:sz w:val="24"/>
          <w:szCs w:val="24"/>
          <w:lang w:eastAsia="en-GB"/>
        </w:rPr>
        <w:pict>
          <v:roundrect id="Rounded Rectangle 15" o:spid="_x0000_s2052" style="position:absolute;left:0;text-align:left;margin-left:-52.25pt;margin-top:35.3pt;width:99.75pt;height:51pt;z-index:2516705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" fillcolor="white [3201]" strokecolor="#70ad47 [3209]" strokeweight="1pt">
            <v:stroke joinstyle="miter"/>
            <v:textbox style="mso-next-textbox:#Rounded Rectangle 15">
              <w:txbxContent>
                <w:p w:rsidR="008532CA" w:rsidRPr="001B27E2" w:rsidRDefault="008532CA" w:rsidP="00860C2E">
                  <w:pPr>
                    <w:jc w:val="center"/>
                    <w:rPr>
                      <w:rFonts w:ascii="Times New Roman" w:hAnsi="Times New Roman" w:cs="Times New Roman"/>
                      <w:sz w:val="24"/>
                      <w:szCs w:val="24"/>
                    </w:rPr>
                  </w:pPr>
                  <w:r w:rsidRPr="001B27E2">
                    <w:rPr>
                      <w:rFonts w:ascii="Times New Roman" w:hAnsi="Times New Roman" w:cs="Times New Roman"/>
                      <w:sz w:val="24"/>
                      <w:szCs w:val="24"/>
                    </w:rPr>
                    <w:t>TECHNICAL PERSONNEL</w:t>
                  </w:r>
                </w:p>
              </w:txbxContent>
            </v:textbox>
          </v:roundrect>
        </w:pict>
      </w:r>
      <w:r w:rsidRPr="00D3604C">
        <w:rPr>
          <w:rFonts w:ascii="Times New Roman" w:hAnsi="Times New Roman" w:cs="Times New Roman"/>
          <w:noProof/>
          <w:sz w:val="24"/>
          <w:szCs w:val="24"/>
          <w:lang w:eastAsia="en-GB"/>
        </w:rPr>
        <w:pict>
          <v:roundrect id="Rounded Rectangle 31" o:spid="_x0000_s2051" style="position:absolute;left:0;text-align:left;margin-left:383.15pt;margin-top:15.75pt;width:91.5pt;height:70.5pt;z-index:2516766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t0Wg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" fillcolor="white [3201]" strokecolor="#70ad47 [3209]" strokeweight="1pt">
            <v:stroke joinstyle="miter"/>
            <v:textbox style="mso-next-textbox:#Rounded Rectangle 31">
              <w:txbxContent>
                <w:p w:rsidR="008532CA" w:rsidRPr="00D5050A" w:rsidRDefault="008532CA" w:rsidP="00860C2E">
                  <w:pPr>
                    <w:jc w:val="center"/>
                    <w:rPr>
                      <w:rFonts w:ascii="Times New Roman" w:hAnsi="Times New Roman" w:cs="Times New Roman"/>
                      <w:sz w:val="24"/>
                      <w:szCs w:val="24"/>
                    </w:rPr>
                  </w:pPr>
                  <w:r w:rsidRPr="00D5050A">
                    <w:rPr>
                      <w:rFonts w:ascii="Times New Roman" w:hAnsi="Times New Roman" w:cs="Times New Roman"/>
                      <w:sz w:val="24"/>
                      <w:szCs w:val="24"/>
                    </w:rPr>
                    <w:t>WATER SERVICES SECTION</w:t>
                  </w:r>
                </w:p>
              </w:txbxContent>
            </v:textbox>
          </v:roundrect>
        </w:pict>
      </w:r>
      <w:r w:rsidRPr="00D3604C">
        <w:rPr>
          <w:rFonts w:ascii="Times New Roman" w:hAnsi="Times New Roman" w:cs="Times New Roman"/>
          <w:noProof/>
          <w:sz w:val="24"/>
          <w:szCs w:val="24"/>
          <w:lang w:eastAsia="en-GB"/>
        </w:rPr>
        <w:pict>
          <v:shape id="Straight Arrow Connector 38" o:spid="_x0000_s2050" type="#_x0000_t32" style="position:absolute;left:0;text-align:left;margin-left:-89.7pt;margin-top:6.4pt;width:.75pt;height:26.25pt;flip:x;z-index:251683840;visibility:visible;mso-position-horizontal:right;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" strokecolor="#4a7ebb">
            <v:stroke endarrow="open"/>
            <w10:wrap anchorx="margin"/>
          </v:shape>
        </w:pict>
      </w:r>
    </w:p>
    <w:p w:rsidR="00860C2E" w:rsidRDefault="00860C2E" w:rsidP="001A5C10">
      <w:pPr>
        <w:spacing w:line="360" w:lineRule="auto"/>
        <w:jc w:val="both"/>
        <w:rPr>
          <w:rFonts w:ascii="Times New Roman" w:eastAsia="Calibri" w:hAnsi="Times New Roman" w:cs="Times New Roman"/>
          <w:b/>
          <w:bCs/>
          <w:sz w:val="24"/>
          <w:szCs w:val="24"/>
          <w:lang w:eastAsia="en-GB"/>
        </w:rPr>
      </w:pPr>
    </w:p>
    <w:p w:rsidR="003827E6" w:rsidRPr="00860C2E" w:rsidRDefault="003827E6" w:rsidP="001A5C10">
      <w:pPr>
        <w:spacing w:line="360" w:lineRule="auto"/>
        <w:jc w:val="both"/>
        <w:rPr>
          <w:rStyle w:val="fontstyle01"/>
          <w:rFonts w:eastAsia="Calibri"/>
          <w:bCs/>
          <w:color w:val="auto"/>
          <w:lang w:eastAsia="en-GB"/>
        </w:rPr>
      </w:pPr>
    </w:p>
    <w:p w:rsidR="00B32BDD" w:rsidRPr="006B7FD8" w:rsidRDefault="00B32BDD" w:rsidP="001A5C10">
      <w:pPr>
        <w:pStyle w:val="Heading1"/>
        <w:jc w:val="both"/>
      </w:pPr>
      <w:r w:rsidRPr="006B7FD8">
        <w:rPr>
          <w:rStyle w:val="fontstyle01"/>
        </w:rPr>
        <w:lastRenderedPageBreak/>
        <w:t xml:space="preserve">CHAPTER </w:t>
      </w:r>
      <w:r w:rsidRPr="006B7FD8">
        <w:t>TWO</w:t>
      </w:r>
    </w:p>
    <w:p w:rsidR="00B32BDD" w:rsidRPr="006B7FD8" w:rsidRDefault="00B32BDD" w:rsidP="001A5C10">
      <w:pPr>
        <w:spacing w:line="360" w:lineRule="auto"/>
        <w:ind w:left="1260"/>
        <w:jc w:val="both"/>
        <w:rPr>
          <w:rFonts w:ascii="Times New Roman" w:hAnsi="Times New Roman" w:cs="Times New Roman"/>
          <w:sz w:val="24"/>
          <w:szCs w:val="24"/>
        </w:rPr>
      </w:pPr>
    </w:p>
    <w:p w:rsidR="00B32BDD" w:rsidRPr="009F7335" w:rsidRDefault="00B32BDD" w:rsidP="001A5C10">
      <w:pPr>
        <w:pStyle w:val="Heading2"/>
        <w:jc w:val="both"/>
        <w:rPr>
          <w:rStyle w:val="fontstyle01"/>
          <w:color w:val="auto"/>
        </w:rPr>
      </w:pPr>
      <w:r w:rsidRPr="009F7335">
        <w:t>2.0   LITERTURE REVIEW</w:t>
      </w:r>
    </w:p>
    <w:p w:rsidR="00B32BDD" w:rsidRPr="006B7FD8" w:rsidRDefault="00B32BDD" w:rsidP="001A5C10">
      <w:pPr>
        <w:spacing w:line="360" w:lineRule="auto"/>
        <w:ind w:left="1260"/>
        <w:jc w:val="both"/>
        <w:rPr>
          <w:rFonts w:ascii="Times New Roman" w:hAnsi="Times New Roman" w:cs="Times New Roman"/>
          <w:sz w:val="24"/>
          <w:szCs w:val="24"/>
        </w:rPr>
      </w:pPr>
    </w:p>
    <w:p w:rsidR="00160B53" w:rsidRPr="006B7FD8" w:rsidRDefault="00B32BDD" w:rsidP="001A5C10">
      <w:pPr>
        <w:spacing w:line="360" w:lineRule="auto"/>
        <w:ind w:left="1260"/>
        <w:jc w:val="both"/>
        <w:rPr>
          <w:rStyle w:val="fontstyle01"/>
          <w:b/>
        </w:rPr>
      </w:pPr>
      <w:r w:rsidRPr="006B7FD8">
        <w:rPr>
          <w:rStyle w:val="fontstyle01"/>
          <w:b/>
        </w:rPr>
        <w:t xml:space="preserve">2.1   </w:t>
      </w:r>
      <w:r w:rsidR="00283978" w:rsidRPr="006B7FD8">
        <w:rPr>
          <w:rStyle w:val="fontstyle01"/>
          <w:b/>
        </w:rPr>
        <w:t>BUILDING</w:t>
      </w:r>
    </w:p>
    <w:p w:rsidR="00C405B0" w:rsidRPr="006B7FD8" w:rsidRDefault="00C405B0" w:rsidP="001A5C10">
      <w:pPr>
        <w:spacing w:line="360" w:lineRule="auto"/>
        <w:ind w:left="1260"/>
        <w:jc w:val="both"/>
        <w:rPr>
          <w:rStyle w:val="fontstyle01"/>
        </w:rPr>
      </w:pPr>
      <w:r w:rsidRPr="006B7FD8">
        <w:rPr>
          <w:rStyle w:val="fontstyle01"/>
        </w:rPr>
        <w:t>Aperfect understanding of building construction is the first step to a successful construction project. And what constitute a successful construction project is listed below;</w:t>
      </w:r>
    </w:p>
    <w:p w:rsidR="00C405B0" w:rsidRPr="006B7FD8" w:rsidRDefault="00C405B0" w:rsidP="001A5C10">
      <w:pPr>
        <w:spacing w:line="360" w:lineRule="auto"/>
        <w:ind w:left="1260"/>
        <w:jc w:val="both"/>
        <w:rPr>
          <w:rStyle w:val="fontstyle01"/>
          <w:b/>
        </w:rPr>
      </w:pPr>
      <w:r w:rsidRPr="006B7FD8">
        <w:rPr>
          <w:rStyle w:val="fontstyle01"/>
          <w:b/>
        </w:rPr>
        <w:t xml:space="preserve">The pre-construction </w:t>
      </w:r>
      <w:r w:rsidR="00EB36BD" w:rsidRPr="006B7FD8">
        <w:rPr>
          <w:rStyle w:val="fontstyle01"/>
          <w:b/>
        </w:rPr>
        <w:t>stages</w:t>
      </w:r>
    </w:p>
    <w:p w:rsidR="00C405B0" w:rsidRPr="006B7FD8" w:rsidRDefault="00C405B0" w:rsidP="001A5C10">
      <w:pPr>
        <w:pStyle w:val="ListParagraph"/>
        <w:numPr>
          <w:ilvl w:val="0"/>
          <w:numId w:val="1"/>
        </w:numPr>
        <w:spacing w:line="360" w:lineRule="auto"/>
        <w:ind w:left="1260"/>
        <w:jc w:val="both"/>
        <w:rPr>
          <w:rStyle w:val="fontstyle01"/>
        </w:rPr>
      </w:pPr>
      <w:r w:rsidRPr="006B7FD8">
        <w:rPr>
          <w:rStyle w:val="fontstyle01"/>
        </w:rPr>
        <w:t>Building plan</w:t>
      </w:r>
    </w:p>
    <w:p w:rsidR="00C405B0" w:rsidRPr="006B7FD8" w:rsidRDefault="00C405B0" w:rsidP="001A5C10">
      <w:pPr>
        <w:pStyle w:val="ListParagraph"/>
        <w:numPr>
          <w:ilvl w:val="0"/>
          <w:numId w:val="1"/>
        </w:numPr>
        <w:spacing w:line="360" w:lineRule="auto"/>
        <w:ind w:left="1260"/>
        <w:jc w:val="both"/>
        <w:rPr>
          <w:rStyle w:val="fontstyle01"/>
        </w:rPr>
      </w:pPr>
      <w:r w:rsidRPr="006B7FD8">
        <w:rPr>
          <w:rStyle w:val="fontstyle01"/>
        </w:rPr>
        <w:t>Budget estimation</w:t>
      </w:r>
    </w:p>
    <w:p w:rsidR="00C405B0" w:rsidRPr="006B7FD8" w:rsidRDefault="00C405B0" w:rsidP="001A5C10">
      <w:pPr>
        <w:pStyle w:val="ListParagraph"/>
        <w:numPr>
          <w:ilvl w:val="0"/>
          <w:numId w:val="1"/>
        </w:numPr>
        <w:spacing w:line="360" w:lineRule="auto"/>
        <w:ind w:left="1260"/>
        <w:jc w:val="both"/>
        <w:rPr>
          <w:rStyle w:val="fontstyle01"/>
        </w:rPr>
      </w:pPr>
      <w:r w:rsidRPr="006B7FD8">
        <w:rPr>
          <w:rStyle w:val="fontstyle01"/>
        </w:rPr>
        <w:t>Land acquisition</w:t>
      </w:r>
    </w:p>
    <w:p w:rsidR="00C405B0" w:rsidRPr="006B7FD8" w:rsidRDefault="00C405B0" w:rsidP="001A5C10">
      <w:pPr>
        <w:pStyle w:val="ListParagraph"/>
        <w:numPr>
          <w:ilvl w:val="0"/>
          <w:numId w:val="1"/>
        </w:numPr>
        <w:spacing w:line="360" w:lineRule="auto"/>
        <w:ind w:left="1260"/>
        <w:jc w:val="both"/>
        <w:rPr>
          <w:rStyle w:val="fontstyle01"/>
        </w:rPr>
      </w:pPr>
      <w:r w:rsidRPr="006B7FD8">
        <w:rPr>
          <w:rStyle w:val="fontstyle01"/>
        </w:rPr>
        <w:t>Documentation</w:t>
      </w:r>
    </w:p>
    <w:p w:rsidR="00C405B0" w:rsidRPr="006B7FD8" w:rsidRDefault="00C405B0" w:rsidP="001A5C10">
      <w:pPr>
        <w:spacing w:line="360" w:lineRule="auto"/>
        <w:ind w:left="1260"/>
        <w:jc w:val="both"/>
        <w:rPr>
          <w:rStyle w:val="fontstyle01"/>
          <w:b/>
        </w:rPr>
      </w:pPr>
      <w:r w:rsidRPr="006B7FD8">
        <w:rPr>
          <w:rStyle w:val="fontstyle01"/>
          <w:b/>
        </w:rPr>
        <w:t xml:space="preserve">The construction </w:t>
      </w:r>
      <w:r w:rsidR="00EB36BD" w:rsidRPr="006B7FD8">
        <w:rPr>
          <w:rStyle w:val="fontstyle01"/>
          <w:b/>
        </w:rPr>
        <w:t>stages</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Site clearing</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Foundation</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Plinth beam or slab</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Superstructure</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Brick masonry work</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The lintel</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Roofing coating</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Electrical and plumbing</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Exterior and interior finishing</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Flooring</w:t>
      </w:r>
    </w:p>
    <w:p w:rsidR="00C405B0" w:rsidRPr="006B7FD8" w:rsidRDefault="00C405B0" w:rsidP="001A5C10">
      <w:pPr>
        <w:pStyle w:val="ListParagraph"/>
        <w:numPr>
          <w:ilvl w:val="0"/>
          <w:numId w:val="2"/>
        </w:numPr>
        <w:spacing w:line="360" w:lineRule="auto"/>
        <w:ind w:left="1260"/>
        <w:jc w:val="both"/>
        <w:rPr>
          <w:rStyle w:val="fontstyle01"/>
        </w:rPr>
      </w:pPr>
      <w:r w:rsidRPr="006B7FD8">
        <w:rPr>
          <w:rStyle w:val="fontstyle01"/>
        </w:rPr>
        <w:t>Painting</w:t>
      </w:r>
    </w:p>
    <w:p w:rsidR="00A06DBD" w:rsidRDefault="00A06DBD" w:rsidP="001A5C10">
      <w:pPr>
        <w:spacing w:line="360" w:lineRule="auto"/>
        <w:ind w:left="1260"/>
        <w:jc w:val="both"/>
        <w:rPr>
          <w:rStyle w:val="fontstyle01"/>
          <w:b/>
        </w:rPr>
      </w:pPr>
    </w:p>
    <w:p w:rsidR="00A06DBD" w:rsidRDefault="00A06DBD" w:rsidP="001A5C10">
      <w:pPr>
        <w:spacing w:line="360" w:lineRule="auto"/>
        <w:ind w:left="1260"/>
        <w:jc w:val="both"/>
        <w:rPr>
          <w:rStyle w:val="fontstyle01"/>
          <w:b/>
        </w:rPr>
      </w:pPr>
    </w:p>
    <w:p w:rsidR="00A06DBD" w:rsidRDefault="004F36BF" w:rsidP="001A5C10">
      <w:pPr>
        <w:spacing w:line="360" w:lineRule="auto"/>
        <w:ind w:left="1260"/>
        <w:jc w:val="both"/>
        <w:rPr>
          <w:rStyle w:val="fontstyle01"/>
          <w:b/>
        </w:rPr>
      </w:pPr>
      <w:r w:rsidRPr="006B7FD8">
        <w:rPr>
          <w:rStyle w:val="fontstyle01"/>
          <w:b/>
        </w:rPr>
        <w:lastRenderedPageBreak/>
        <w:t>2.2 Construction Projects</w:t>
      </w:r>
    </w:p>
    <w:p w:rsidR="004F36BF" w:rsidRPr="00A06DBD" w:rsidRDefault="004F36BF" w:rsidP="001A5C10">
      <w:pPr>
        <w:spacing w:line="360" w:lineRule="auto"/>
        <w:ind w:left="1260"/>
        <w:jc w:val="both"/>
        <w:rPr>
          <w:rStyle w:val="fontstyle01"/>
          <w:b/>
        </w:rPr>
      </w:pPr>
      <w:r w:rsidRPr="006B7FD8">
        <w:rPr>
          <w:rStyle w:val="fontstyle01"/>
        </w:rPr>
        <w:t>A construction project is the organized process of constructing, renovating, refurbishing, etc. a building, structure or infrastructure.</w:t>
      </w:r>
      <w:r w:rsidR="002435F3" w:rsidRPr="006B7FD8">
        <w:rPr>
          <w:rStyle w:val="fontstyle01"/>
        </w:rPr>
        <w:t xml:space="preserve"> C</w:t>
      </w:r>
      <w:r w:rsidRPr="006B7FD8">
        <w:rPr>
          <w:rStyle w:val="fontstyle01"/>
        </w:rPr>
        <w:t>onstruction project starts with an overarching</w:t>
      </w:r>
      <w:r w:rsidR="002435F3" w:rsidRPr="006B7FD8">
        <w:rPr>
          <w:rStyle w:val="fontstyle01"/>
        </w:rPr>
        <w:t xml:space="preserve"> (bring it all together)requirement which is created through the creation of a brief, feasibility studies, option studies, design, financing and construction process.</w:t>
      </w:r>
    </w:p>
    <w:p w:rsidR="002435F3" w:rsidRPr="006B7FD8" w:rsidRDefault="002435F3"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Main Stages of Construction Projects</w:t>
      </w:r>
    </w:p>
    <w:p w:rsidR="002435F3" w:rsidRPr="006B7FD8" w:rsidRDefault="002435F3" w:rsidP="001A5C10">
      <w:pPr>
        <w:pStyle w:val="ListParagraph"/>
        <w:numPr>
          <w:ilvl w:val="0"/>
          <w:numId w:val="3"/>
        </w:numPr>
        <w:spacing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The conception of a project</w:t>
      </w:r>
    </w:p>
    <w:p w:rsidR="002435F3" w:rsidRPr="006B7FD8" w:rsidRDefault="002435F3" w:rsidP="001A5C10">
      <w:pPr>
        <w:pStyle w:val="ListParagraph"/>
        <w:numPr>
          <w:ilvl w:val="0"/>
          <w:numId w:val="3"/>
        </w:numPr>
        <w:spacing w:before="100" w:beforeAutospacing="1"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Design</w:t>
      </w:r>
    </w:p>
    <w:p w:rsidR="002435F3" w:rsidRPr="006B7FD8" w:rsidRDefault="002435F3" w:rsidP="001A5C10">
      <w:pPr>
        <w:pStyle w:val="ListParagraph"/>
        <w:numPr>
          <w:ilvl w:val="0"/>
          <w:numId w:val="3"/>
        </w:numPr>
        <w:spacing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Pre-construction stage</w:t>
      </w:r>
    </w:p>
    <w:p w:rsidR="002435F3" w:rsidRPr="006B7FD8" w:rsidRDefault="002435F3" w:rsidP="001A5C10">
      <w:pPr>
        <w:pStyle w:val="ListParagraph"/>
        <w:numPr>
          <w:ilvl w:val="0"/>
          <w:numId w:val="3"/>
        </w:numPr>
        <w:spacing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Procurement stage</w:t>
      </w:r>
    </w:p>
    <w:p w:rsidR="002435F3" w:rsidRPr="006B7FD8" w:rsidRDefault="002435F3" w:rsidP="001A5C10">
      <w:pPr>
        <w:pStyle w:val="ListParagraph"/>
        <w:numPr>
          <w:ilvl w:val="0"/>
          <w:numId w:val="3"/>
        </w:numPr>
        <w:spacing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Construction stage</w:t>
      </w:r>
    </w:p>
    <w:p w:rsidR="002435F3" w:rsidRPr="006B7FD8" w:rsidRDefault="002435F3" w:rsidP="001A5C10">
      <w:pPr>
        <w:pStyle w:val="ListParagraph"/>
        <w:numPr>
          <w:ilvl w:val="0"/>
          <w:numId w:val="3"/>
        </w:numPr>
        <w:spacing w:after="80" w:line="360" w:lineRule="auto"/>
        <w:ind w:left="1260" w:firstLine="0"/>
        <w:jc w:val="both"/>
        <w:rPr>
          <w:rFonts w:ascii="Times New Roman" w:hAnsi="Times New Roman" w:cs="Times New Roman"/>
          <w:b/>
          <w:bCs/>
          <w:sz w:val="24"/>
          <w:szCs w:val="24"/>
        </w:rPr>
      </w:pPr>
      <w:r w:rsidRPr="006B7FD8">
        <w:rPr>
          <w:rFonts w:ascii="Times New Roman" w:hAnsi="Times New Roman" w:cs="Times New Roman"/>
          <w:sz w:val="24"/>
          <w:szCs w:val="24"/>
        </w:rPr>
        <w:t>Post-construction stage</w:t>
      </w:r>
    </w:p>
    <w:p w:rsidR="002435F3" w:rsidRPr="006B7FD8" w:rsidRDefault="002435F3"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For every stage of a construction project, from the simplest to the most complex, there are certain steps and processes that need to be followed to ensure a successful outcome. Projects in construction may vary based on their size, the number of stakeholders involved, budget and delivery date. Regardless of the case, though, a construction project is always a long and demanding process. The good news is that with the continuous progress of digital solutions, the management of the different project phases can now be done much easier and with higher precision. As regards that, the collection of valuable data from the field can play a decisive role in improving, and ideally, standardizing the construction process for future projects.</w:t>
      </w:r>
    </w:p>
    <w:p w:rsidR="002435F3" w:rsidRPr="006B7FD8" w:rsidRDefault="002435F3" w:rsidP="001A5C10">
      <w:pPr>
        <w:spacing w:line="360" w:lineRule="auto"/>
        <w:ind w:left="1260"/>
        <w:jc w:val="both"/>
        <w:rPr>
          <w:rFonts w:ascii="Times New Roman" w:hAnsi="Times New Roman" w:cs="Times New Roman"/>
          <w:b/>
          <w:bCs/>
          <w:sz w:val="24"/>
          <w:szCs w:val="24"/>
        </w:rPr>
      </w:pPr>
      <w:r w:rsidRPr="00985218">
        <w:rPr>
          <w:rFonts w:ascii="Times New Roman" w:hAnsi="Times New Roman" w:cs="Times New Roman"/>
          <w:sz w:val="24"/>
          <w:szCs w:val="24"/>
        </w:rPr>
        <w:t>1.</w:t>
      </w:r>
      <w:r w:rsidRPr="006B7FD8">
        <w:rPr>
          <w:rFonts w:ascii="Times New Roman" w:hAnsi="Times New Roman" w:cs="Times New Roman"/>
          <w:b/>
          <w:bCs/>
          <w:sz w:val="24"/>
          <w:szCs w:val="24"/>
        </w:rPr>
        <w:t>The conception of the project</w:t>
      </w:r>
    </w:p>
    <w:p w:rsidR="002435F3" w:rsidRPr="006B7FD8" w:rsidRDefault="002435F3" w:rsidP="001A5C10">
      <w:pPr>
        <w:spacing w:line="360" w:lineRule="auto"/>
        <w:ind w:left="1260"/>
        <w:jc w:val="both"/>
        <w:rPr>
          <w:rFonts w:ascii="Times New Roman" w:hAnsi="Times New Roman" w:cs="Times New Roman"/>
          <w:bCs/>
          <w:sz w:val="24"/>
          <w:szCs w:val="24"/>
        </w:rPr>
      </w:pPr>
      <w:r w:rsidRPr="006B7FD8">
        <w:rPr>
          <w:rFonts w:ascii="Times New Roman" w:hAnsi="Times New Roman" w:cs="Times New Roman"/>
          <w:bCs/>
          <w:sz w:val="24"/>
          <w:szCs w:val="24"/>
        </w:rPr>
        <w:t>Normally, the conception of the project starts with the client. This is where the dream begins as well as the research for the right location and the specifications/standards that should be followed. Depending on the project, the conception stage might vary. It can take anywhere from a few days to a few months or mo</w:t>
      </w:r>
      <w:r w:rsidR="008955D2" w:rsidRPr="006B7FD8">
        <w:rPr>
          <w:rFonts w:ascii="Times New Roman" w:hAnsi="Times New Roman" w:cs="Times New Roman"/>
          <w:bCs/>
          <w:sz w:val="24"/>
          <w:szCs w:val="24"/>
        </w:rPr>
        <w:t>re, depending on how imminent</w:t>
      </w:r>
      <w:r w:rsidRPr="006B7FD8">
        <w:rPr>
          <w:rFonts w:ascii="Times New Roman" w:hAnsi="Times New Roman" w:cs="Times New Roman"/>
          <w:bCs/>
          <w:sz w:val="24"/>
          <w:szCs w:val="24"/>
        </w:rPr>
        <w:t xml:space="preserve"> the need for the completion of the project. It goes without saying that construction workers usually don’t have much input during </w:t>
      </w:r>
      <w:r w:rsidRPr="006B7FD8">
        <w:rPr>
          <w:rFonts w:ascii="Times New Roman" w:hAnsi="Times New Roman" w:cs="Times New Roman"/>
          <w:bCs/>
          <w:sz w:val="24"/>
          <w:szCs w:val="24"/>
        </w:rPr>
        <w:lastRenderedPageBreak/>
        <w:t>this stage, as the ball is still in the hands of the project owner.</w:t>
      </w:r>
      <w:r w:rsidRPr="006B7FD8">
        <w:rPr>
          <w:rFonts w:ascii="Times New Roman" w:hAnsi="Times New Roman" w:cs="Times New Roman"/>
          <w:bCs/>
          <w:sz w:val="24"/>
          <w:szCs w:val="24"/>
        </w:rPr>
        <w:br/>
      </w:r>
      <w:r w:rsidRPr="00941E19">
        <w:rPr>
          <w:rFonts w:ascii="Times New Roman" w:hAnsi="Times New Roman" w:cs="Times New Roman"/>
          <w:sz w:val="24"/>
          <w:szCs w:val="24"/>
        </w:rPr>
        <w:t>2.</w:t>
      </w:r>
      <w:r w:rsidRPr="006B7FD8">
        <w:rPr>
          <w:rFonts w:ascii="Times New Roman" w:hAnsi="Times New Roman" w:cs="Times New Roman"/>
          <w:b/>
          <w:bCs/>
          <w:sz w:val="24"/>
          <w:szCs w:val="24"/>
        </w:rPr>
        <w:t>Design</w:t>
      </w:r>
      <w:r w:rsidRPr="006B7FD8">
        <w:rPr>
          <w:rFonts w:ascii="Times New Roman" w:hAnsi="Times New Roman" w:cs="Times New Roman"/>
          <w:b/>
          <w:bCs/>
          <w:sz w:val="24"/>
          <w:szCs w:val="24"/>
        </w:rPr>
        <w:br/>
      </w:r>
      <w:r w:rsidRPr="006B7FD8">
        <w:rPr>
          <w:rFonts w:ascii="Times New Roman" w:hAnsi="Times New Roman" w:cs="Times New Roman"/>
          <w:bCs/>
          <w:sz w:val="24"/>
          <w:szCs w:val="24"/>
        </w:rPr>
        <w:t xml:space="preserve">Once the project is closer to fruition, it is time to sit down and talk design. This is still a preliminary stage, which means that nothing is guaranteed at this point. Nevertheless, design is the stage where usually the bidding process begins. The team that oversees the design, led by an architect or an engineer, will need to make sure that each of the state regulations and codes is met while respecting the vision of the project owner as well as ensuring that the newly built structure will be usable. There are normally four different steps within the design stage and they include programming and feasibility, schematic design, design development, and contract documents. During the programming and feasibility step, each of the objectives and goals of the project must be outlined. Numerous decisions are made at this stage, including how large the building will be, how space will be used, and how many rooms will be needed. The schematic design is a sketch that will show the space as well as materials, colours, and even textures. That sketch will be used during the design development to research the equipment needed, along with the cost for them and the materials being used. Once the contract documents are drawn up, everything is close to being finalized, because they contain </w:t>
      </w:r>
      <w:r w:rsidR="000D2EBD" w:rsidRPr="006B7FD8">
        <w:rPr>
          <w:rFonts w:ascii="Times New Roman" w:hAnsi="Times New Roman" w:cs="Times New Roman"/>
          <w:bCs/>
          <w:sz w:val="24"/>
          <w:szCs w:val="24"/>
        </w:rPr>
        <w:t xml:space="preserve">the final drawings and </w:t>
      </w:r>
      <w:r w:rsidRPr="006B7FD8">
        <w:rPr>
          <w:rFonts w:ascii="Times New Roman" w:hAnsi="Times New Roman" w:cs="Times New Roman"/>
          <w:bCs/>
          <w:sz w:val="24"/>
          <w:szCs w:val="24"/>
        </w:rPr>
        <w:t>specifications. These documents are used in the construction field by those placing bids to work on the project.</w:t>
      </w:r>
      <w:r w:rsidRPr="006B7FD8">
        <w:rPr>
          <w:rFonts w:ascii="Times New Roman" w:hAnsi="Times New Roman" w:cs="Times New Roman"/>
          <w:bCs/>
          <w:sz w:val="24"/>
          <w:szCs w:val="24"/>
        </w:rPr>
        <w:br/>
      </w:r>
      <w:r w:rsidRPr="00941E19">
        <w:rPr>
          <w:rFonts w:ascii="Times New Roman" w:hAnsi="Times New Roman" w:cs="Times New Roman"/>
          <w:sz w:val="24"/>
          <w:szCs w:val="24"/>
        </w:rPr>
        <w:t>3.</w:t>
      </w:r>
      <w:r w:rsidRPr="006B7FD8">
        <w:rPr>
          <w:rFonts w:ascii="Times New Roman" w:hAnsi="Times New Roman" w:cs="Times New Roman"/>
          <w:b/>
          <w:bCs/>
          <w:sz w:val="24"/>
          <w:szCs w:val="24"/>
        </w:rPr>
        <w:t>The pre-construction stage</w:t>
      </w:r>
      <w:r w:rsidRPr="006B7FD8">
        <w:rPr>
          <w:rFonts w:ascii="Times New Roman" w:hAnsi="Times New Roman" w:cs="Times New Roman"/>
          <w:b/>
          <w:bCs/>
          <w:sz w:val="24"/>
          <w:szCs w:val="24"/>
        </w:rPr>
        <w:br/>
      </w:r>
      <w:r w:rsidRPr="006B7FD8">
        <w:rPr>
          <w:rFonts w:ascii="Times New Roman" w:hAnsi="Times New Roman" w:cs="Times New Roman"/>
          <w:bCs/>
          <w:sz w:val="24"/>
          <w:szCs w:val="24"/>
        </w:rPr>
        <w:t>The next stage of a construction project begins when the bidding is completed and the contractor has been chosen to do the work. As soon as the contractor is chosen, the project team is put together. Typically, a project team has the task to prepare the construction site before the work begins. As a rule, it consists of the following specialties:</w:t>
      </w:r>
    </w:p>
    <w:p w:rsidR="002435F3" w:rsidRPr="006B7FD8" w:rsidRDefault="002435F3" w:rsidP="001A5C10">
      <w:pPr>
        <w:pStyle w:val="ListParagraph"/>
        <w:numPr>
          <w:ilvl w:val="0"/>
          <w:numId w:val="5"/>
        </w:numPr>
        <w:spacing w:after="80" w:line="360" w:lineRule="auto"/>
        <w:ind w:hanging="90"/>
        <w:jc w:val="both"/>
        <w:rPr>
          <w:rFonts w:ascii="Times New Roman" w:hAnsi="Times New Roman" w:cs="Times New Roman"/>
          <w:bCs/>
          <w:sz w:val="24"/>
          <w:szCs w:val="24"/>
        </w:rPr>
      </w:pPr>
      <w:r w:rsidRPr="006B7FD8">
        <w:rPr>
          <w:rFonts w:ascii="Times New Roman" w:hAnsi="Times New Roman" w:cs="Times New Roman"/>
          <w:bCs/>
          <w:sz w:val="24"/>
          <w:szCs w:val="24"/>
        </w:rPr>
        <w:t>Contract administrator</w:t>
      </w:r>
    </w:p>
    <w:p w:rsidR="002435F3" w:rsidRPr="006B7FD8" w:rsidRDefault="002435F3" w:rsidP="001A5C10">
      <w:pPr>
        <w:pStyle w:val="ListParagraph"/>
        <w:numPr>
          <w:ilvl w:val="0"/>
          <w:numId w:val="5"/>
        </w:numPr>
        <w:spacing w:after="80" w:line="360" w:lineRule="auto"/>
        <w:ind w:hanging="90"/>
        <w:jc w:val="both"/>
        <w:rPr>
          <w:rFonts w:ascii="Times New Roman" w:hAnsi="Times New Roman" w:cs="Times New Roman"/>
          <w:bCs/>
          <w:sz w:val="24"/>
          <w:szCs w:val="24"/>
        </w:rPr>
      </w:pPr>
      <w:r w:rsidRPr="006B7FD8">
        <w:rPr>
          <w:rFonts w:ascii="Times New Roman" w:hAnsi="Times New Roman" w:cs="Times New Roman"/>
          <w:bCs/>
          <w:sz w:val="24"/>
          <w:szCs w:val="24"/>
        </w:rPr>
        <w:t>Project manager</w:t>
      </w:r>
    </w:p>
    <w:p w:rsidR="002435F3" w:rsidRPr="006B7FD8" w:rsidRDefault="002435F3" w:rsidP="001A5C10">
      <w:pPr>
        <w:pStyle w:val="ListParagraph"/>
        <w:numPr>
          <w:ilvl w:val="0"/>
          <w:numId w:val="5"/>
        </w:numPr>
        <w:spacing w:after="80" w:line="360" w:lineRule="auto"/>
        <w:ind w:hanging="90"/>
        <w:jc w:val="both"/>
        <w:rPr>
          <w:rFonts w:ascii="Times New Roman" w:hAnsi="Times New Roman" w:cs="Times New Roman"/>
          <w:bCs/>
          <w:sz w:val="24"/>
          <w:szCs w:val="24"/>
        </w:rPr>
      </w:pPr>
      <w:r w:rsidRPr="006B7FD8">
        <w:rPr>
          <w:rFonts w:ascii="Times New Roman" w:hAnsi="Times New Roman" w:cs="Times New Roman"/>
          <w:bCs/>
          <w:sz w:val="24"/>
          <w:szCs w:val="24"/>
        </w:rPr>
        <w:t>Superintendent</w:t>
      </w:r>
    </w:p>
    <w:p w:rsidR="002435F3" w:rsidRPr="006B7FD8" w:rsidRDefault="002435F3" w:rsidP="001A5C10">
      <w:pPr>
        <w:pStyle w:val="ListParagraph"/>
        <w:numPr>
          <w:ilvl w:val="0"/>
          <w:numId w:val="5"/>
        </w:numPr>
        <w:spacing w:after="80" w:line="360" w:lineRule="auto"/>
        <w:ind w:hanging="90"/>
        <w:jc w:val="both"/>
        <w:rPr>
          <w:rFonts w:ascii="Times New Roman" w:hAnsi="Times New Roman" w:cs="Times New Roman"/>
          <w:bCs/>
          <w:sz w:val="24"/>
          <w:szCs w:val="24"/>
        </w:rPr>
      </w:pPr>
      <w:r w:rsidRPr="006B7FD8">
        <w:rPr>
          <w:rFonts w:ascii="Times New Roman" w:hAnsi="Times New Roman" w:cs="Times New Roman"/>
          <w:bCs/>
          <w:sz w:val="24"/>
          <w:szCs w:val="24"/>
        </w:rPr>
        <w:t>Field engineer</w:t>
      </w:r>
    </w:p>
    <w:p w:rsidR="002435F3" w:rsidRPr="006B7FD8" w:rsidRDefault="002435F3" w:rsidP="001A5C10">
      <w:pPr>
        <w:pStyle w:val="ListParagraph"/>
        <w:numPr>
          <w:ilvl w:val="0"/>
          <w:numId w:val="5"/>
        </w:numPr>
        <w:spacing w:after="80" w:line="360" w:lineRule="auto"/>
        <w:ind w:hanging="90"/>
        <w:jc w:val="both"/>
        <w:rPr>
          <w:rFonts w:ascii="Times New Roman" w:hAnsi="Times New Roman" w:cs="Times New Roman"/>
          <w:bCs/>
          <w:sz w:val="24"/>
          <w:szCs w:val="24"/>
        </w:rPr>
      </w:pPr>
      <w:r w:rsidRPr="006B7FD8">
        <w:rPr>
          <w:rFonts w:ascii="Times New Roman" w:hAnsi="Times New Roman" w:cs="Times New Roman"/>
          <w:bCs/>
          <w:sz w:val="24"/>
          <w:szCs w:val="24"/>
        </w:rPr>
        <w:t>Health and safety manager</w:t>
      </w:r>
    </w:p>
    <w:p w:rsidR="002435F3" w:rsidRPr="006B7FD8" w:rsidRDefault="002435F3" w:rsidP="001A5C10">
      <w:pPr>
        <w:spacing w:line="360" w:lineRule="auto"/>
        <w:ind w:left="1260"/>
        <w:jc w:val="both"/>
        <w:rPr>
          <w:rFonts w:ascii="Times New Roman" w:hAnsi="Times New Roman" w:cs="Times New Roman"/>
          <w:bCs/>
          <w:sz w:val="24"/>
          <w:szCs w:val="24"/>
        </w:rPr>
      </w:pPr>
      <w:r w:rsidRPr="006B7FD8">
        <w:rPr>
          <w:rFonts w:ascii="Times New Roman" w:hAnsi="Times New Roman" w:cs="Times New Roman"/>
          <w:bCs/>
          <w:sz w:val="24"/>
          <w:szCs w:val="24"/>
        </w:rPr>
        <w:lastRenderedPageBreak/>
        <w:t>In close collaboration with the contractor, the project team is responsible for visiting the field in order to complete a site examination. The site examination will allow the project team to detect or predict any environmental challenges that might emerge during the building process. Soil testing is also an integral part of this step. When all information is collected, all plans and findings should be reviewed by the city authorities. This is usually a long procedure, as all concerns and opinions should be heard and addressed.</w:t>
      </w:r>
      <w:r w:rsidRPr="006B7FD8">
        <w:rPr>
          <w:rFonts w:ascii="Times New Roman" w:hAnsi="Times New Roman" w:cs="Times New Roman"/>
          <w:bCs/>
          <w:sz w:val="24"/>
          <w:szCs w:val="24"/>
        </w:rPr>
        <w:br/>
      </w:r>
      <w:r w:rsidRPr="00941E19">
        <w:rPr>
          <w:rFonts w:ascii="Times New Roman" w:hAnsi="Times New Roman" w:cs="Times New Roman"/>
          <w:sz w:val="24"/>
          <w:szCs w:val="24"/>
        </w:rPr>
        <w:t>4.</w:t>
      </w:r>
      <w:r w:rsidRPr="006B7FD8">
        <w:rPr>
          <w:rFonts w:ascii="Times New Roman" w:hAnsi="Times New Roman" w:cs="Times New Roman"/>
          <w:b/>
          <w:bCs/>
          <w:sz w:val="24"/>
          <w:szCs w:val="24"/>
        </w:rPr>
        <w:t>The procurement stage</w:t>
      </w:r>
      <w:r w:rsidRPr="006B7FD8">
        <w:rPr>
          <w:rFonts w:ascii="Times New Roman" w:hAnsi="Times New Roman" w:cs="Times New Roman"/>
          <w:b/>
          <w:bCs/>
          <w:sz w:val="24"/>
          <w:szCs w:val="24"/>
        </w:rPr>
        <w:br/>
      </w:r>
      <w:r w:rsidRPr="006B7FD8">
        <w:rPr>
          <w:rFonts w:ascii="Times New Roman" w:hAnsi="Times New Roman" w:cs="Times New Roman"/>
          <w:bCs/>
          <w:sz w:val="24"/>
          <w:szCs w:val="24"/>
        </w:rPr>
        <w:t>Now it’s time for the project team to order and obtain materials, equipment, and workforce. This stage of the project can be complex and challenging depending on how big the project is, the available resources and the agreed start date. Many of the big construction companies have their own procurement departments. In such cases, it is common that the construction company will simultaneously order labourers, equipment and materials for several projects. This process might vary a lot in smaller projects.All this work is usually performed by the general contractor, however, there are times when subcontractors will oversee certain parts. The subcontractors may be responsible for hiring their own workers or obtaining their own materials so that they know that they have exactly what they need to complete their portion of the job.</w:t>
      </w:r>
      <w:r w:rsidRPr="006B7FD8">
        <w:rPr>
          <w:rFonts w:ascii="Times New Roman" w:hAnsi="Times New Roman" w:cs="Times New Roman"/>
          <w:bCs/>
          <w:sz w:val="24"/>
          <w:szCs w:val="24"/>
        </w:rPr>
        <w:br/>
      </w:r>
      <w:r w:rsidRPr="00941E19">
        <w:rPr>
          <w:rFonts w:ascii="Times New Roman" w:hAnsi="Times New Roman" w:cs="Times New Roman"/>
          <w:sz w:val="24"/>
          <w:szCs w:val="24"/>
        </w:rPr>
        <w:t>5.</w:t>
      </w:r>
      <w:r w:rsidRPr="006B7FD8">
        <w:rPr>
          <w:rFonts w:ascii="Times New Roman" w:hAnsi="Times New Roman" w:cs="Times New Roman"/>
          <w:b/>
          <w:bCs/>
          <w:sz w:val="24"/>
          <w:szCs w:val="24"/>
        </w:rPr>
        <w:t>The construction stage</w:t>
      </w:r>
      <w:r w:rsidRPr="006B7FD8">
        <w:rPr>
          <w:rFonts w:ascii="Times New Roman" w:hAnsi="Times New Roman" w:cs="Times New Roman"/>
          <w:b/>
          <w:bCs/>
          <w:sz w:val="24"/>
          <w:szCs w:val="24"/>
        </w:rPr>
        <w:br/>
      </w:r>
      <w:r w:rsidRPr="006B7FD8">
        <w:rPr>
          <w:rFonts w:ascii="Times New Roman" w:hAnsi="Times New Roman" w:cs="Times New Roman"/>
          <w:bCs/>
          <w:sz w:val="24"/>
          <w:szCs w:val="24"/>
        </w:rPr>
        <w:t>Before the construction work begins, a pre-construction meeting is done to ensure that everyone is on the same page when the construction starts. This meeting normally includes information about the following topics:</w:t>
      </w:r>
    </w:p>
    <w:p w:rsidR="006012FA" w:rsidRDefault="006012FA" w:rsidP="001A5C10">
      <w:pPr>
        <w:pStyle w:val="ListParagraph"/>
        <w:spacing w:after="80" w:line="360" w:lineRule="auto"/>
        <w:ind w:left="1260"/>
        <w:jc w:val="both"/>
        <w:rPr>
          <w:rFonts w:ascii="Times New Roman" w:hAnsi="Times New Roman" w:cs="Times New Roman"/>
          <w:bCs/>
          <w:sz w:val="24"/>
          <w:szCs w:val="24"/>
        </w:rPr>
      </w:pPr>
      <w:r>
        <w:rPr>
          <w:rFonts w:ascii="Times New Roman" w:hAnsi="Times New Roman" w:cs="Times New Roman"/>
          <w:bCs/>
          <w:sz w:val="24"/>
          <w:szCs w:val="24"/>
        </w:rPr>
        <w:t>1. H</w:t>
      </w:r>
      <w:r w:rsidR="002435F3" w:rsidRPr="006B7FD8">
        <w:rPr>
          <w:rFonts w:ascii="Times New Roman" w:hAnsi="Times New Roman" w:cs="Times New Roman"/>
          <w:bCs/>
          <w:sz w:val="24"/>
          <w:szCs w:val="24"/>
        </w:rPr>
        <w:t>ow to access the job site</w:t>
      </w:r>
    </w:p>
    <w:p w:rsidR="002435F3" w:rsidRPr="006B7FD8" w:rsidRDefault="006012FA" w:rsidP="001A5C10">
      <w:pPr>
        <w:pStyle w:val="ListParagraph"/>
        <w:spacing w:after="80" w:line="360" w:lineRule="auto"/>
        <w:ind w:left="1260"/>
        <w:jc w:val="both"/>
        <w:rPr>
          <w:rFonts w:ascii="Times New Roman" w:hAnsi="Times New Roman" w:cs="Times New Roman"/>
          <w:bCs/>
          <w:sz w:val="24"/>
          <w:szCs w:val="24"/>
        </w:rPr>
      </w:pPr>
      <w:r>
        <w:rPr>
          <w:rFonts w:ascii="Times New Roman" w:hAnsi="Times New Roman" w:cs="Times New Roman"/>
          <w:bCs/>
          <w:sz w:val="24"/>
          <w:szCs w:val="24"/>
        </w:rPr>
        <w:t>2. T</w:t>
      </w:r>
      <w:r w:rsidR="002435F3" w:rsidRPr="006B7FD8">
        <w:rPr>
          <w:rFonts w:ascii="Times New Roman" w:hAnsi="Times New Roman" w:cs="Times New Roman"/>
          <w:bCs/>
          <w:sz w:val="24"/>
          <w:szCs w:val="24"/>
        </w:rPr>
        <w:t>he quality control of the project</w:t>
      </w:r>
    </w:p>
    <w:p w:rsidR="002435F3" w:rsidRPr="006B7FD8" w:rsidRDefault="006012FA" w:rsidP="001A5C10">
      <w:pPr>
        <w:pStyle w:val="ListParagraph"/>
        <w:spacing w:after="80" w:line="360" w:lineRule="auto"/>
        <w:ind w:left="1260"/>
        <w:jc w:val="both"/>
        <w:rPr>
          <w:rFonts w:ascii="Times New Roman" w:hAnsi="Times New Roman" w:cs="Times New Roman"/>
          <w:bCs/>
          <w:sz w:val="24"/>
          <w:szCs w:val="24"/>
        </w:rPr>
      </w:pPr>
      <w:r>
        <w:rPr>
          <w:rFonts w:ascii="Times New Roman" w:hAnsi="Times New Roman" w:cs="Times New Roman"/>
          <w:bCs/>
          <w:sz w:val="24"/>
          <w:szCs w:val="24"/>
        </w:rPr>
        <w:t>3. H</w:t>
      </w:r>
      <w:r w:rsidR="002435F3" w:rsidRPr="006B7FD8">
        <w:rPr>
          <w:rFonts w:ascii="Times New Roman" w:hAnsi="Times New Roman" w:cs="Times New Roman"/>
          <w:bCs/>
          <w:sz w:val="24"/>
          <w:szCs w:val="24"/>
        </w:rPr>
        <w:t>ow and where to store all the materials</w:t>
      </w:r>
    </w:p>
    <w:p w:rsidR="002435F3" w:rsidRPr="006B7FD8" w:rsidRDefault="006012FA" w:rsidP="001A5C10">
      <w:pPr>
        <w:pStyle w:val="ListParagraph"/>
        <w:spacing w:after="80" w:line="360" w:lineRule="auto"/>
        <w:ind w:left="1260"/>
        <w:jc w:val="both"/>
        <w:rPr>
          <w:rFonts w:ascii="Times New Roman" w:hAnsi="Times New Roman" w:cs="Times New Roman"/>
          <w:bCs/>
          <w:sz w:val="24"/>
          <w:szCs w:val="24"/>
        </w:rPr>
      </w:pPr>
      <w:r>
        <w:rPr>
          <w:rFonts w:ascii="Times New Roman" w:hAnsi="Times New Roman" w:cs="Times New Roman"/>
          <w:bCs/>
          <w:sz w:val="24"/>
          <w:szCs w:val="24"/>
        </w:rPr>
        <w:t>4. T</w:t>
      </w:r>
      <w:r w:rsidR="002435F3" w:rsidRPr="006B7FD8">
        <w:rPr>
          <w:rFonts w:ascii="Times New Roman" w:hAnsi="Times New Roman" w:cs="Times New Roman"/>
          <w:bCs/>
          <w:sz w:val="24"/>
          <w:szCs w:val="24"/>
        </w:rPr>
        <w:t>he hours that everyone will be working</w:t>
      </w:r>
    </w:p>
    <w:p w:rsidR="002435F3" w:rsidRPr="006B7FD8" w:rsidRDefault="002435F3" w:rsidP="001A5C10">
      <w:pPr>
        <w:spacing w:line="360" w:lineRule="auto"/>
        <w:ind w:left="1260"/>
        <w:jc w:val="both"/>
        <w:rPr>
          <w:rFonts w:ascii="Times New Roman" w:hAnsi="Times New Roman" w:cs="Times New Roman"/>
          <w:b/>
          <w:bCs/>
          <w:sz w:val="24"/>
          <w:szCs w:val="24"/>
        </w:rPr>
      </w:pPr>
      <w:r w:rsidRPr="006B7FD8">
        <w:rPr>
          <w:rFonts w:ascii="Times New Roman" w:hAnsi="Times New Roman" w:cs="Times New Roman"/>
          <w:bCs/>
          <w:sz w:val="24"/>
          <w:szCs w:val="24"/>
        </w:rPr>
        <w:t xml:space="preserve">Each worker may be given their own schedule. It is also important to note that the schedule of each project agent might vary depending on their role. This is especially true for subcontractors who need certain parts of the job completed before they can begin their portion. It easily becomes evident that bad planning at this point can </w:t>
      </w:r>
      <w:r w:rsidRPr="006B7FD8">
        <w:rPr>
          <w:rFonts w:ascii="Times New Roman" w:hAnsi="Times New Roman" w:cs="Times New Roman"/>
          <w:bCs/>
          <w:sz w:val="24"/>
          <w:szCs w:val="24"/>
        </w:rPr>
        <w:lastRenderedPageBreak/>
        <w:t>lead to serious delays and budget overruns.</w:t>
      </w:r>
      <w:r w:rsidRPr="006B7FD8">
        <w:rPr>
          <w:rFonts w:ascii="Times New Roman" w:hAnsi="Times New Roman" w:cs="Times New Roman"/>
          <w:bCs/>
          <w:sz w:val="24"/>
          <w:szCs w:val="24"/>
        </w:rPr>
        <w:br/>
        <w:t>Once the meeting is over and there are no lingering questions, the very first step of the project can begin. The goal at this point is to have planned everything so carefully that everything goes off without a hitch. Of course, that rarely happens, as something always goes wrong during a construction project. To avoid pitfalls, while planning your construction project, you should use digital solution.</w:t>
      </w:r>
      <w:r w:rsidRPr="006B7FD8">
        <w:rPr>
          <w:rFonts w:ascii="Times New Roman" w:hAnsi="Times New Roman" w:cs="Times New Roman"/>
          <w:bCs/>
          <w:sz w:val="24"/>
          <w:szCs w:val="24"/>
        </w:rPr>
        <w:br/>
      </w:r>
      <w:r w:rsidRPr="00941E19">
        <w:rPr>
          <w:rFonts w:ascii="Times New Roman" w:hAnsi="Times New Roman" w:cs="Times New Roman"/>
          <w:sz w:val="24"/>
          <w:szCs w:val="24"/>
        </w:rPr>
        <w:t>6.</w:t>
      </w:r>
      <w:r w:rsidRPr="006B7FD8">
        <w:rPr>
          <w:rFonts w:ascii="Times New Roman" w:hAnsi="Times New Roman" w:cs="Times New Roman"/>
          <w:b/>
          <w:bCs/>
          <w:sz w:val="24"/>
          <w:szCs w:val="24"/>
        </w:rPr>
        <w:t>The post-construction stage</w:t>
      </w:r>
      <w:r w:rsidRPr="006B7FD8">
        <w:rPr>
          <w:rFonts w:ascii="Times New Roman" w:hAnsi="Times New Roman" w:cs="Times New Roman"/>
          <w:b/>
          <w:bCs/>
          <w:sz w:val="24"/>
          <w:szCs w:val="24"/>
        </w:rPr>
        <w:br/>
      </w:r>
      <w:r w:rsidRPr="006B7FD8">
        <w:rPr>
          <w:rFonts w:ascii="Times New Roman" w:hAnsi="Times New Roman" w:cs="Times New Roman"/>
          <w:bCs/>
          <w:sz w:val="24"/>
          <w:szCs w:val="24"/>
        </w:rPr>
        <w:t>Last but certainly not least, the post-construction stage. Now that all the work on the job site has been completed, the project will soon end. Nonetheless, there are still a few steps that need to be done before the keys to the building can be handed over. In general, the final stage of the construction project is divided into three critical steps:</w:t>
      </w:r>
      <w:r w:rsidRPr="006B7FD8">
        <w:rPr>
          <w:rFonts w:ascii="Times New Roman" w:hAnsi="Times New Roman" w:cs="Times New Roman"/>
          <w:bCs/>
          <w:sz w:val="24"/>
          <w:szCs w:val="24"/>
        </w:rPr>
        <w:br/>
      </w:r>
      <w:r w:rsidRPr="00941E19">
        <w:rPr>
          <w:rFonts w:ascii="Times New Roman" w:hAnsi="Times New Roman" w:cs="Times New Roman"/>
          <w:sz w:val="24"/>
          <w:szCs w:val="24"/>
        </w:rPr>
        <w:t>a.</w:t>
      </w:r>
      <w:r w:rsidRPr="006B7FD8">
        <w:rPr>
          <w:rFonts w:ascii="Times New Roman" w:hAnsi="Times New Roman" w:cs="Times New Roman"/>
          <w:b/>
          <w:bCs/>
          <w:sz w:val="24"/>
          <w:szCs w:val="24"/>
        </w:rPr>
        <w:t>New construction building commissioning</w:t>
      </w:r>
      <w:r w:rsidRPr="006B7FD8">
        <w:rPr>
          <w:rFonts w:ascii="Times New Roman" w:hAnsi="Times New Roman" w:cs="Times New Roman"/>
          <w:b/>
          <w:bCs/>
          <w:sz w:val="24"/>
          <w:szCs w:val="24"/>
        </w:rPr>
        <w:br/>
      </w:r>
      <w:r w:rsidRPr="006B7FD8">
        <w:rPr>
          <w:rFonts w:ascii="Times New Roman" w:hAnsi="Times New Roman" w:cs="Times New Roman"/>
          <w:bCs/>
          <w:sz w:val="24"/>
          <w:szCs w:val="24"/>
        </w:rPr>
        <w:t>First things first, an inspection of the whole building needs to be done. If everything is done correctly, these inspections are simple to pass. The reason is that other inspections should have already been completed during the entire project. It is during those previous inspections that issues should have been found and corrected.As soon as everything has been checked, it is time for the project team to train the client in operating and maintaining the newly built structure. That is a step of considerable importance as it will contribute to increasing the lifecycle of the project.</w:t>
      </w:r>
      <w:r w:rsidRPr="006B7FD8">
        <w:rPr>
          <w:rFonts w:ascii="Times New Roman" w:hAnsi="Times New Roman" w:cs="Times New Roman"/>
          <w:bCs/>
          <w:sz w:val="24"/>
          <w:szCs w:val="24"/>
        </w:rPr>
        <w:br/>
      </w:r>
      <w:r w:rsidRPr="00941E19">
        <w:rPr>
          <w:rFonts w:ascii="Times New Roman" w:hAnsi="Times New Roman" w:cs="Times New Roman"/>
          <w:sz w:val="24"/>
          <w:szCs w:val="24"/>
        </w:rPr>
        <w:t>b.</w:t>
      </w:r>
      <w:r w:rsidRPr="006B7FD8">
        <w:rPr>
          <w:rFonts w:ascii="Times New Roman" w:hAnsi="Times New Roman" w:cs="Times New Roman"/>
          <w:b/>
          <w:bCs/>
          <w:sz w:val="24"/>
          <w:szCs w:val="24"/>
        </w:rPr>
        <w:t>Owner occupancy</w:t>
      </w:r>
      <w:r w:rsidRPr="006B7FD8">
        <w:rPr>
          <w:rFonts w:ascii="Times New Roman" w:hAnsi="Times New Roman" w:cs="Times New Roman"/>
          <w:bCs/>
          <w:sz w:val="24"/>
          <w:szCs w:val="24"/>
        </w:rPr>
        <w:br/>
        <w:t>Now that the training is completed, the owner can take over the building. This is when the warranty period is on. In that way, the project owner can feel safe that there is enough time to examine all the different systems, equipment, and materials that have been installed. There are three main types of warranty in construction:</w:t>
      </w:r>
      <w:r w:rsidRPr="006B7FD8">
        <w:rPr>
          <w:rFonts w:ascii="Times New Roman" w:hAnsi="Times New Roman" w:cs="Times New Roman"/>
          <w:bCs/>
          <w:sz w:val="24"/>
          <w:szCs w:val="24"/>
        </w:rPr>
        <w:br/>
        <w:t>Express warranty: It is normally included in the contract.</w:t>
      </w:r>
      <w:r w:rsidRPr="006B7FD8">
        <w:rPr>
          <w:rFonts w:ascii="Times New Roman" w:hAnsi="Times New Roman" w:cs="Times New Roman"/>
          <w:bCs/>
          <w:sz w:val="24"/>
          <w:szCs w:val="24"/>
        </w:rPr>
        <w:br/>
        <w:t>Implied warranty: It is imposed by law.</w:t>
      </w:r>
      <w:r w:rsidRPr="006B7FD8">
        <w:rPr>
          <w:rFonts w:ascii="Times New Roman" w:hAnsi="Times New Roman" w:cs="Times New Roman"/>
          <w:bCs/>
          <w:sz w:val="24"/>
          <w:szCs w:val="24"/>
        </w:rPr>
        <w:br/>
        <w:t>Statutory warranty: It is introduced in a state’s regulations.</w:t>
      </w:r>
      <w:r w:rsidRPr="006B7FD8">
        <w:rPr>
          <w:rFonts w:ascii="Times New Roman" w:hAnsi="Times New Roman" w:cs="Times New Roman"/>
          <w:bCs/>
          <w:sz w:val="24"/>
          <w:szCs w:val="24"/>
        </w:rPr>
        <w:br/>
      </w:r>
      <w:r w:rsidRPr="00941E19">
        <w:rPr>
          <w:rFonts w:ascii="Times New Roman" w:hAnsi="Times New Roman" w:cs="Times New Roman"/>
          <w:sz w:val="24"/>
          <w:szCs w:val="24"/>
        </w:rPr>
        <w:t>c.</w:t>
      </w:r>
      <w:r w:rsidRPr="006B7FD8">
        <w:rPr>
          <w:rFonts w:ascii="Times New Roman" w:hAnsi="Times New Roman" w:cs="Times New Roman"/>
          <w:b/>
          <w:bCs/>
          <w:sz w:val="24"/>
          <w:szCs w:val="24"/>
        </w:rPr>
        <w:t>Closure</w:t>
      </w:r>
      <w:r w:rsidRPr="006B7FD8">
        <w:rPr>
          <w:rFonts w:ascii="Times New Roman" w:hAnsi="Times New Roman" w:cs="Times New Roman"/>
          <w:b/>
          <w:bCs/>
          <w:sz w:val="24"/>
          <w:szCs w:val="24"/>
        </w:rPr>
        <w:br/>
      </w:r>
      <w:r w:rsidRPr="006B7FD8">
        <w:rPr>
          <w:rFonts w:ascii="Times New Roman" w:hAnsi="Times New Roman" w:cs="Times New Roman"/>
          <w:bCs/>
          <w:sz w:val="24"/>
          <w:szCs w:val="24"/>
        </w:rPr>
        <w:t xml:space="preserve">That is the last step in the long process of designing and completing a construction </w:t>
      </w:r>
      <w:r w:rsidRPr="006B7FD8">
        <w:rPr>
          <w:rFonts w:ascii="Times New Roman" w:hAnsi="Times New Roman" w:cs="Times New Roman"/>
          <w:bCs/>
          <w:sz w:val="24"/>
          <w:szCs w:val="24"/>
        </w:rPr>
        <w:lastRenderedPageBreak/>
        <w:t>project. The project team must overall contractual agreements and make sure that the project is free from any type of legal burden. At this point, it is also a good practice to carry out a post-project review which could help the different agents to detect any tasks that weren’t completed, analyze why this happened and put together a list of insights for the future. A post-project review can also be the foundation for the creation of an in-depth project completion report.</w:t>
      </w:r>
    </w:p>
    <w:p w:rsidR="002435F3" w:rsidRDefault="002435F3" w:rsidP="001A5C10">
      <w:pPr>
        <w:spacing w:line="360" w:lineRule="auto"/>
        <w:ind w:left="1260"/>
        <w:jc w:val="both"/>
        <w:rPr>
          <w:rFonts w:ascii="Times New Roman" w:hAnsi="Times New Roman" w:cs="Times New Roman"/>
          <w:bCs/>
          <w:sz w:val="24"/>
          <w:szCs w:val="24"/>
        </w:rPr>
      </w:pPr>
      <w:r w:rsidRPr="006B7FD8">
        <w:rPr>
          <w:rFonts w:ascii="Times New Roman" w:hAnsi="Times New Roman" w:cs="Times New Roman"/>
          <w:bCs/>
          <w:sz w:val="24"/>
          <w:szCs w:val="24"/>
        </w:rPr>
        <w:t>At the end of the day, every stage of a construction project is a chain of tasks, decisions, and numerous tools. Its complexity depends vastly on the size and type of the project but there are always some core steps that can’t be skipped. Impeccable communication between the different stakeholders and fact-based decisions are two fundamental pillars in the effort of streamlining a construction project and making sure that all phases will be developed and completed within the agreed timeframe and budget.</w:t>
      </w: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Default="00A06DBD" w:rsidP="001A5C10">
      <w:pPr>
        <w:spacing w:line="360" w:lineRule="auto"/>
        <w:ind w:left="1260"/>
        <w:jc w:val="both"/>
        <w:rPr>
          <w:rFonts w:ascii="Times New Roman" w:hAnsi="Times New Roman" w:cs="Times New Roman"/>
          <w:bCs/>
          <w:sz w:val="24"/>
          <w:szCs w:val="24"/>
        </w:rPr>
      </w:pPr>
    </w:p>
    <w:p w:rsidR="00A06DBD" w:rsidRPr="006B7FD8" w:rsidRDefault="00A06DBD" w:rsidP="001A5C10">
      <w:pPr>
        <w:spacing w:line="360" w:lineRule="auto"/>
        <w:ind w:left="1260"/>
        <w:jc w:val="both"/>
        <w:rPr>
          <w:rFonts w:ascii="Times New Roman" w:hAnsi="Times New Roman" w:cs="Times New Roman"/>
          <w:bCs/>
          <w:sz w:val="24"/>
          <w:szCs w:val="24"/>
        </w:rPr>
      </w:pPr>
    </w:p>
    <w:p w:rsidR="002D6D5D" w:rsidRPr="006B7FD8" w:rsidRDefault="002D6D5D" w:rsidP="001A5C10">
      <w:pPr>
        <w:spacing w:line="360" w:lineRule="auto"/>
        <w:ind w:left="1260"/>
        <w:jc w:val="both"/>
        <w:rPr>
          <w:rFonts w:ascii="Times New Roman" w:hAnsi="Times New Roman" w:cs="Times New Roman"/>
          <w:bCs/>
          <w:sz w:val="24"/>
          <w:szCs w:val="24"/>
        </w:rPr>
      </w:pPr>
    </w:p>
    <w:p w:rsidR="002D6D5D" w:rsidRPr="006B7FD8" w:rsidRDefault="002D6D5D" w:rsidP="001A5C10">
      <w:pPr>
        <w:pStyle w:val="Heading1"/>
        <w:jc w:val="both"/>
        <w:rPr>
          <w:rStyle w:val="fontstyle01"/>
        </w:rPr>
      </w:pPr>
      <w:r w:rsidRPr="006B7FD8">
        <w:rPr>
          <w:rStyle w:val="fontstyle01"/>
        </w:rPr>
        <w:lastRenderedPageBreak/>
        <w:t>CHAPTER THREE</w:t>
      </w:r>
    </w:p>
    <w:p w:rsidR="002D6D5D" w:rsidRPr="006B7FD8" w:rsidRDefault="002D6D5D" w:rsidP="001A5C10">
      <w:pPr>
        <w:spacing w:line="360" w:lineRule="auto"/>
        <w:ind w:left="1260"/>
        <w:jc w:val="both"/>
        <w:rPr>
          <w:rFonts w:ascii="Times New Roman" w:hAnsi="Times New Roman" w:cs="Times New Roman"/>
          <w:sz w:val="24"/>
          <w:szCs w:val="24"/>
        </w:rPr>
      </w:pPr>
    </w:p>
    <w:p w:rsidR="002D6D5D" w:rsidRPr="006B7FD8" w:rsidRDefault="002D6D5D" w:rsidP="001A5C10">
      <w:pPr>
        <w:pStyle w:val="Heading2"/>
        <w:jc w:val="both"/>
        <w:rPr>
          <w:rStyle w:val="fontstyle01"/>
          <w:color w:val="auto"/>
        </w:rPr>
      </w:pPr>
      <w:r w:rsidRPr="006B7FD8">
        <w:rPr>
          <w:rStyle w:val="fontstyle01"/>
          <w:color w:val="auto"/>
        </w:rPr>
        <w:t>3.0   MACHINERIES, EQUIPMENT AND SAFETY</w:t>
      </w:r>
    </w:p>
    <w:p w:rsidR="002D6D5D" w:rsidRPr="006B7FD8" w:rsidRDefault="002D6D5D" w:rsidP="001A5C10">
      <w:pPr>
        <w:spacing w:line="360" w:lineRule="auto"/>
        <w:ind w:left="1260"/>
        <w:jc w:val="both"/>
        <w:rPr>
          <w:rFonts w:ascii="Times New Roman" w:hAnsi="Times New Roman" w:cs="Times New Roman"/>
          <w:sz w:val="24"/>
          <w:szCs w:val="24"/>
        </w:rPr>
      </w:pPr>
    </w:p>
    <w:p w:rsidR="002D6D5D" w:rsidRPr="006B7FD8" w:rsidRDefault="002D6D5D" w:rsidP="001A5C10">
      <w:pPr>
        <w:pStyle w:val="Heading3"/>
        <w:numPr>
          <w:ilvl w:val="1"/>
          <w:numId w:val="38"/>
        </w:numPr>
        <w:spacing w:line="360" w:lineRule="auto"/>
        <w:jc w:val="both"/>
        <w:rPr>
          <w:rStyle w:val="fontstyle01"/>
          <w:b/>
          <w:color w:val="auto"/>
        </w:rPr>
      </w:pPr>
      <w:r w:rsidRPr="006B7FD8">
        <w:rPr>
          <w:rStyle w:val="fontstyle01"/>
          <w:b/>
          <w:color w:val="auto"/>
        </w:rPr>
        <w:t>Machineries &amp; Equipment</w:t>
      </w:r>
    </w:p>
    <w:p w:rsidR="002F54A7" w:rsidRPr="006B7FD8" w:rsidRDefault="002F54A7" w:rsidP="001A5C10">
      <w:pPr>
        <w:spacing w:line="360" w:lineRule="auto"/>
        <w:ind w:left="1260"/>
        <w:jc w:val="both"/>
        <w:rPr>
          <w:rFonts w:ascii="Times New Roman" w:hAnsi="Times New Roman" w:cs="Times New Roman"/>
          <w:b/>
          <w:sz w:val="24"/>
          <w:szCs w:val="24"/>
        </w:rPr>
      </w:pPr>
    </w:p>
    <w:p w:rsidR="00941E19" w:rsidRDefault="002F54A7" w:rsidP="001A5C10">
      <w:pPr>
        <w:pStyle w:val="ListParagraph"/>
        <w:numPr>
          <w:ilvl w:val="0"/>
          <w:numId w:val="36"/>
        </w:numPr>
        <w:spacing w:line="360" w:lineRule="auto"/>
        <w:jc w:val="both"/>
        <w:rPr>
          <w:rStyle w:val="fontstyle01"/>
          <w:bCs/>
        </w:rPr>
      </w:pPr>
      <w:r w:rsidRPr="00985218">
        <w:rPr>
          <w:rStyle w:val="fontstyle01"/>
          <w:b/>
        </w:rPr>
        <w:t xml:space="preserve">Levelling Instrument: </w:t>
      </w:r>
      <w:r w:rsidRPr="00985218">
        <w:rPr>
          <w:rStyle w:val="fontstyle01"/>
          <w:bCs/>
        </w:rPr>
        <w:t>This consists of Spirit level, Long and Short tapes, plumb line, pegs and plumb for levelling.</w:t>
      </w:r>
    </w:p>
    <w:p w:rsidR="002F54A7" w:rsidRPr="00941E19" w:rsidRDefault="002F54A7" w:rsidP="001A5C10">
      <w:pPr>
        <w:pStyle w:val="ListParagraph"/>
        <w:numPr>
          <w:ilvl w:val="0"/>
          <w:numId w:val="36"/>
        </w:numPr>
        <w:spacing w:line="360" w:lineRule="auto"/>
        <w:jc w:val="both"/>
        <w:rPr>
          <w:rStyle w:val="fontstyle01"/>
          <w:bCs/>
        </w:rPr>
      </w:pPr>
      <w:r w:rsidRPr="00941E19">
        <w:rPr>
          <w:rStyle w:val="fontstyle01"/>
          <w:b/>
        </w:rPr>
        <w:t xml:space="preserve">Concrete mixer: </w:t>
      </w:r>
      <w:r w:rsidR="00DC4BD2" w:rsidRPr="00941E19">
        <w:rPr>
          <w:rFonts w:ascii="Times New Roman" w:hAnsi="Times New Roman" w:cs="Times New Roman"/>
          <w:sz w:val="24"/>
          <w:szCs w:val="24"/>
          <w:shd w:val="clear" w:color="auto" w:fill="FFFFFF"/>
        </w:rPr>
        <w:t>This is a machine that evenly mixes cement with aggregates like sand or gravel, as well as water, to make concrete</w:t>
      </w:r>
      <w:r w:rsidRPr="00941E19">
        <w:rPr>
          <w:rFonts w:ascii="Times New Roman" w:hAnsi="Times New Roman" w:cs="Times New Roman"/>
          <w:bCs/>
          <w:sz w:val="24"/>
          <w:szCs w:val="24"/>
          <w:shd w:val="clear" w:color="auto" w:fill="FFFFFF"/>
        </w:rPr>
        <w:t>.</w:t>
      </w:r>
    </w:p>
    <w:p w:rsidR="002F54A7" w:rsidRPr="00985218" w:rsidRDefault="002F54A7" w:rsidP="001A5C10">
      <w:pPr>
        <w:pStyle w:val="ListParagraph"/>
        <w:numPr>
          <w:ilvl w:val="0"/>
          <w:numId w:val="36"/>
        </w:numPr>
        <w:spacing w:line="360" w:lineRule="auto"/>
        <w:jc w:val="both"/>
        <w:rPr>
          <w:rFonts w:ascii="Times New Roman" w:hAnsi="Times New Roman" w:cs="Times New Roman"/>
          <w:sz w:val="24"/>
          <w:szCs w:val="24"/>
          <w:shd w:val="clear" w:color="auto" w:fill="FFFFFF"/>
        </w:rPr>
      </w:pPr>
      <w:r w:rsidRPr="00985218">
        <w:rPr>
          <w:rStyle w:val="fontstyle01"/>
          <w:b/>
        </w:rPr>
        <w:t xml:space="preserve">Poker vibrator: </w:t>
      </w:r>
      <w:r w:rsidRPr="00985218">
        <w:rPr>
          <w:rFonts w:ascii="Times New Roman" w:hAnsi="Times New Roman" w:cs="Times New Roman"/>
          <w:sz w:val="24"/>
          <w:szCs w:val="24"/>
          <w:shd w:val="clear" w:color="auto" w:fill="FFFFFF"/>
        </w:rPr>
        <w:t>A </w:t>
      </w:r>
      <w:r w:rsidRPr="00985218">
        <w:rPr>
          <w:rFonts w:ascii="Times New Roman" w:hAnsi="Times New Roman" w:cs="Times New Roman"/>
          <w:bCs/>
          <w:sz w:val="24"/>
          <w:szCs w:val="24"/>
          <w:shd w:val="clear" w:color="auto" w:fill="FFFFFF"/>
        </w:rPr>
        <w:t>vibrator</w:t>
      </w:r>
      <w:r w:rsidRPr="00985218">
        <w:rPr>
          <w:rFonts w:ascii="Times New Roman" w:hAnsi="Times New Roman" w:cs="Times New Roman"/>
          <w:sz w:val="24"/>
          <w:szCs w:val="24"/>
          <w:shd w:val="clear" w:color="auto" w:fill="FFFFFF"/>
        </w:rPr>
        <w:t xml:space="preserve"> is used to </w:t>
      </w:r>
      <w:r w:rsidR="00DC4BD2" w:rsidRPr="00985218">
        <w:rPr>
          <w:rFonts w:ascii="Times New Roman" w:hAnsi="Times New Roman" w:cs="Times New Roman"/>
          <w:sz w:val="24"/>
          <w:szCs w:val="24"/>
          <w:shd w:val="clear" w:color="auto" w:fill="FFFFFF"/>
        </w:rPr>
        <w:t>compact the concrete so as to make the concrete</w:t>
      </w:r>
      <w:r w:rsidRPr="00985218">
        <w:rPr>
          <w:rFonts w:ascii="Times New Roman" w:hAnsi="Times New Roman" w:cs="Times New Roman"/>
          <w:sz w:val="24"/>
          <w:szCs w:val="24"/>
          <w:shd w:val="clear" w:color="auto" w:fill="FFFFFF"/>
        </w:rPr>
        <w:t xml:space="preserve"> free of air bubbles so thatthe </w:t>
      </w:r>
      <w:r w:rsidRPr="00985218">
        <w:rPr>
          <w:rFonts w:ascii="Times New Roman" w:hAnsi="Times New Roman" w:cs="Times New Roman"/>
          <w:bCs/>
          <w:sz w:val="24"/>
          <w:szCs w:val="24"/>
          <w:shd w:val="clear" w:color="auto" w:fill="FFFFFF"/>
        </w:rPr>
        <w:t>concrete</w:t>
      </w:r>
      <w:r w:rsidRPr="00985218">
        <w:rPr>
          <w:rFonts w:ascii="Times New Roman" w:hAnsi="Times New Roman" w:cs="Times New Roman"/>
          <w:sz w:val="24"/>
          <w:szCs w:val="24"/>
          <w:shd w:val="clear" w:color="auto" w:fill="FFFFFF"/>
        </w:rPr>
        <w:t> will remain strong and have a smooth finish even after the formwork is removed.While not necessary for small jobs, this tool is essential on large load bearin</w:t>
      </w:r>
      <w:r w:rsidR="00985218" w:rsidRPr="00985218">
        <w:rPr>
          <w:rFonts w:ascii="Times New Roman" w:hAnsi="Times New Roman" w:cs="Times New Roman"/>
          <w:sz w:val="24"/>
          <w:szCs w:val="24"/>
          <w:shd w:val="clear" w:color="auto" w:fill="FFFFFF"/>
        </w:rPr>
        <w:t xml:space="preserve">g </w:t>
      </w:r>
      <w:r w:rsidRPr="00985218">
        <w:rPr>
          <w:rFonts w:ascii="Times New Roman" w:hAnsi="Times New Roman" w:cs="Times New Roman"/>
          <w:sz w:val="24"/>
          <w:szCs w:val="24"/>
          <w:shd w:val="clear" w:color="auto" w:fill="FFFFFF"/>
        </w:rPr>
        <w:t>projects.</w:t>
      </w:r>
    </w:p>
    <w:p w:rsidR="00941E19" w:rsidRDefault="002F54A7" w:rsidP="001A5C10">
      <w:pPr>
        <w:pStyle w:val="ListParagraph"/>
        <w:numPr>
          <w:ilvl w:val="0"/>
          <w:numId w:val="37"/>
        </w:numPr>
        <w:spacing w:line="360" w:lineRule="auto"/>
        <w:jc w:val="both"/>
        <w:rPr>
          <w:rFonts w:ascii="Times New Roman" w:hAnsi="Times New Roman" w:cs="Times New Roman"/>
          <w:sz w:val="24"/>
          <w:szCs w:val="24"/>
          <w:shd w:val="clear" w:color="auto" w:fill="FFFFFF"/>
        </w:rPr>
      </w:pPr>
      <w:r w:rsidRPr="00985218">
        <w:rPr>
          <w:rFonts w:ascii="Times New Roman" w:hAnsi="Times New Roman" w:cs="Times New Roman"/>
          <w:b/>
          <w:bCs/>
          <w:sz w:val="24"/>
          <w:szCs w:val="24"/>
          <w:shd w:val="clear" w:color="auto" w:fill="FFFFFF"/>
        </w:rPr>
        <w:t>Welding machine</w:t>
      </w:r>
      <w:r w:rsidRPr="00985218">
        <w:rPr>
          <w:rFonts w:ascii="Times New Roman" w:hAnsi="Times New Roman" w:cs="Times New Roman"/>
          <w:sz w:val="24"/>
          <w:szCs w:val="24"/>
          <w:shd w:val="clear" w:color="auto" w:fill="FFFFFF"/>
        </w:rPr>
        <w:t>:</w:t>
      </w:r>
      <w:r w:rsidR="00DC4BD2" w:rsidRPr="00985218">
        <w:rPr>
          <w:rFonts w:ascii="Times New Roman" w:hAnsi="Times New Roman" w:cs="Times New Roman"/>
          <w:sz w:val="24"/>
          <w:szCs w:val="24"/>
          <w:shd w:val="clear" w:color="auto" w:fill="FFFFFF"/>
        </w:rPr>
        <w:t xml:space="preserve"> This is used for the fabrication of two or more metals by the means of heat.</w:t>
      </w:r>
    </w:p>
    <w:p w:rsidR="009663BA" w:rsidRPr="00941E19" w:rsidRDefault="009663BA" w:rsidP="001A5C10">
      <w:pPr>
        <w:pStyle w:val="ListParagraph"/>
        <w:numPr>
          <w:ilvl w:val="0"/>
          <w:numId w:val="37"/>
        </w:numPr>
        <w:spacing w:line="360" w:lineRule="auto"/>
        <w:jc w:val="both"/>
        <w:rPr>
          <w:rFonts w:ascii="Times New Roman" w:hAnsi="Times New Roman" w:cs="Times New Roman"/>
          <w:sz w:val="24"/>
          <w:szCs w:val="24"/>
          <w:shd w:val="clear" w:color="auto" w:fill="FFFFFF"/>
        </w:rPr>
      </w:pPr>
      <w:r w:rsidRPr="00941E19">
        <w:rPr>
          <w:rFonts w:ascii="Times New Roman" w:hAnsi="Times New Roman" w:cs="Times New Roman"/>
          <w:b/>
          <w:bCs/>
          <w:sz w:val="24"/>
          <w:szCs w:val="24"/>
          <w:shd w:val="clear" w:color="auto" w:fill="FFFFFF"/>
        </w:rPr>
        <w:t xml:space="preserve">Wheelbarrow: </w:t>
      </w:r>
      <w:r w:rsidR="00DC4BD2" w:rsidRPr="00941E19">
        <w:rPr>
          <w:rFonts w:ascii="Times New Roman" w:hAnsi="Times New Roman" w:cs="Times New Roman"/>
          <w:sz w:val="24"/>
          <w:szCs w:val="24"/>
          <w:shd w:val="clear" w:color="auto" w:fill="FFFFFF"/>
        </w:rPr>
        <w:t>This is used for the transfer of building materials from one point to another within</w:t>
      </w:r>
      <w:r w:rsidR="00C53C5E" w:rsidRPr="00941E19">
        <w:rPr>
          <w:rFonts w:ascii="Times New Roman" w:hAnsi="Times New Roman" w:cs="Times New Roman"/>
          <w:sz w:val="24"/>
          <w:szCs w:val="24"/>
          <w:shd w:val="clear" w:color="auto" w:fill="FFFFFF"/>
        </w:rPr>
        <w:t xml:space="preserve"> the</w:t>
      </w:r>
      <w:r w:rsidR="00DC4BD2" w:rsidRPr="00941E19">
        <w:rPr>
          <w:rFonts w:ascii="Times New Roman" w:hAnsi="Times New Roman" w:cs="Times New Roman"/>
          <w:sz w:val="24"/>
          <w:szCs w:val="24"/>
          <w:shd w:val="clear" w:color="auto" w:fill="FFFFFF"/>
        </w:rPr>
        <w:t xml:space="preserve"> site</w:t>
      </w:r>
      <w:r w:rsidR="00C53C5E" w:rsidRPr="00941E19">
        <w:rPr>
          <w:rFonts w:ascii="Times New Roman" w:hAnsi="Times New Roman" w:cs="Times New Roman"/>
          <w:sz w:val="24"/>
          <w:szCs w:val="24"/>
          <w:shd w:val="clear" w:color="auto" w:fill="FFFFFF"/>
        </w:rPr>
        <w:t>.</w:t>
      </w:r>
    </w:p>
    <w:p w:rsidR="009663BA" w:rsidRPr="00985218" w:rsidRDefault="009663BA" w:rsidP="001A5C10">
      <w:pPr>
        <w:pStyle w:val="ListParagraph"/>
        <w:numPr>
          <w:ilvl w:val="0"/>
          <w:numId w:val="37"/>
        </w:numPr>
        <w:spacing w:line="360" w:lineRule="auto"/>
        <w:jc w:val="both"/>
        <w:rPr>
          <w:rFonts w:ascii="Times New Roman" w:hAnsi="Times New Roman" w:cs="Times New Roman"/>
          <w:sz w:val="24"/>
          <w:szCs w:val="24"/>
          <w:shd w:val="clear" w:color="auto" w:fill="FFFFFF"/>
        </w:rPr>
      </w:pPr>
      <w:r w:rsidRPr="00985218">
        <w:rPr>
          <w:rFonts w:ascii="Times New Roman" w:hAnsi="Times New Roman" w:cs="Times New Roman"/>
          <w:b/>
          <w:bCs/>
          <w:sz w:val="24"/>
          <w:szCs w:val="24"/>
          <w:shd w:val="clear" w:color="auto" w:fill="FFFFFF"/>
        </w:rPr>
        <w:t>Truck</w:t>
      </w:r>
      <w:r w:rsidRPr="00985218">
        <w:rPr>
          <w:rFonts w:ascii="Times New Roman" w:hAnsi="Times New Roman" w:cs="Times New Roman"/>
          <w:sz w:val="24"/>
          <w:szCs w:val="24"/>
          <w:shd w:val="clear" w:color="auto" w:fill="FFFFFF"/>
        </w:rPr>
        <w:t xml:space="preserve">: For transferring and transporting </w:t>
      </w:r>
      <w:r w:rsidR="00C53C5E" w:rsidRPr="00985218">
        <w:rPr>
          <w:rFonts w:ascii="Times New Roman" w:hAnsi="Times New Roman" w:cs="Times New Roman"/>
          <w:sz w:val="24"/>
          <w:szCs w:val="24"/>
          <w:shd w:val="clear" w:color="auto" w:fill="FFFFFF"/>
        </w:rPr>
        <w:t>building</w:t>
      </w:r>
      <w:r w:rsidRPr="00985218">
        <w:rPr>
          <w:rFonts w:ascii="Times New Roman" w:hAnsi="Times New Roman" w:cs="Times New Roman"/>
          <w:sz w:val="24"/>
          <w:szCs w:val="24"/>
          <w:shd w:val="clear" w:color="auto" w:fill="FFFFFF"/>
        </w:rPr>
        <w:t xml:space="preserve"> materials</w:t>
      </w:r>
      <w:r w:rsidR="00C53C5E" w:rsidRPr="00985218">
        <w:rPr>
          <w:rFonts w:ascii="Times New Roman" w:hAnsi="Times New Roman" w:cs="Times New Roman"/>
          <w:sz w:val="24"/>
          <w:szCs w:val="24"/>
          <w:shd w:val="clear" w:color="auto" w:fill="FFFFFF"/>
        </w:rPr>
        <w:t xml:space="preserve"> to the site.</w:t>
      </w:r>
    </w:p>
    <w:p w:rsidR="009663BA" w:rsidRPr="00985218" w:rsidRDefault="009663BA" w:rsidP="001A5C10">
      <w:pPr>
        <w:pStyle w:val="ListParagraph"/>
        <w:numPr>
          <w:ilvl w:val="0"/>
          <w:numId w:val="37"/>
        </w:numPr>
        <w:spacing w:line="360" w:lineRule="auto"/>
        <w:jc w:val="both"/>
        <w:rPr>
          <w:rFonts w:ascii="Times New Roman" w:hAnsi="Times New Roman" w:cs="Times New Roman"/>
          <w:sz w:val="24"/>
          <w:szCs w:val="24"/>
          <w:shd w:val="clear" w:color="auto" w:fill="FFFFFF"/>
        </w:rPr>
      </w:pPr>
      <w:r w:rsidRPr="00985218">
        <w:rPr>
          <w:rFonts w:ascii="Times New Roman" w:hAnsi="Times New Roman" w:cs="Times New Roman"/>
          <w:b/>
          <w:bCs/>
          <w:sz w:val="24"/>
          <w:szCs w:val="24"/>
          <w:shd w:val="clear" w:color="auto" w:fill="FFFFFF"/>
        </w:rPr>
        <w:t>Tipper:</w:t>
      </w:r>
      <w:r w:rsidRPr="00985218">
        <w:rPr>
          <w:rFonts w:ascii="Times New Roman" w:hAnsi="Times New Roman" w:cs="Times New Roman"/>
          <w:sz w:val="24"/>
          <w:szCs w:val="24"/>
          <w:shd w:val="clear" w:color="auto" w:fill="FFFFFF"/>
        </w:rPr>
        <w:t xml:space="preserve"> For supplying and packing aggregates</w:t>
      </w:r>
      <w:r w:rsidR="00C53C5E" w:rsidRPr="00985218">
        <w:rPr>
          <w:rFonts w:ascii="Times New Roman" w:hAnsi="Times New Roman" w:cs="Times New Roman"/>
          <w:sz w:val="24"/>
          <w:szCs w:val="24"/>
          <w:shd w:val="clear" w:color="auto" w:fill="FFFFFF"/>
        </w:rPr>
        <w:t xml:space="preserve"> to the site.</w:t>
      </w:r>
    </w:p>
    <w:p w:rsidR="00B019A5" w:rsidRPr="00985218" w:rsidRDefault="00B019A5" w:rsidP="001A5C10">
      <w:pPr>
        <w:pStyle w:val="ListParagraph"/>
        <w:numPr>
          <w:ilvl w:val="0"/>
          <w:numId w:val="37"/>
        </w:numPr>
        <w:spacing w:line="360" w:lineRule="auto"/>
        <w:jc w:val="both"/>
        <w:rPr>
          <w:rFonts w:ascii="Times New Roman" w:hAnsi="Times New Roman" w:cs="Times New Roman"/>
          <w:sz w:val="24"/>
          <w:szCs w:val="24"/>
          <w:shd w:val="clear" w:color="auto" w:fill="FFFFFF"/>
        </w:rPr>
      </w:pPr>
      <w:r w:rsidRPr="00985218">
        <w:rPr>
          <w:rFonts w:ascii="Times New Roman" w:hAnsi="Times New Roman" w:cs="Times New Roman"/>
          <w:b/>
          <w:bCs/>
          <w:sz w:val="24"/>
          <w:szCs w:val="24"/>
          <w:shd w:val="clear" w:color="auto" w:fill="FFFFFF"/>
        </w:rPr>
        <w:t xml:space="preserve">Hand gloves: </w:t>
      </w:r>
      <w:r w:rsidRPr="00985218">
        <w:rPr>
          <w:rFonts w:ascii="Times New Roman" w:hAnsi="Times New Roman" w:cs="Times New Roman"/>
          <w:sz w:val="24"/>
          <w:szCs w:val="24"/>
          <w:shd w:val="clear" w:color="auto" w:fill="FFFFFF"/>
        </w:rPr>
        <w:t>The hand glove can protect the hands from skin contact with the concrete, from electrical shocks and from cuts.</w:t>
      </w:r>
    </w:p>
    <w:p w:rsidR="00860C2E" w:rsidRPr="006B7FD8" w:rsidRDefault="00860C2E" w:rsidP="001A5C10">
      <w:pPr>
        <w:spacing w:line="360" w:lineRule="auto"/>
        <w:ind w:left="1260"/>
        <w:jc w:val="both"/>
        <w:rPr>
          <w:rFonts w:ascii="Times New Roman" w:hAnsi="Times New Roman" w:cs="Times New Roman"/>
          <w:sz w:val="24"/>
          <w:szCs w:val="24"/>
          <w:shd w:val="clear" w:color="auto" w:fill="FFFFFF"/>
        </w:rPr>
      </w:pPr>
    </w:p>
    <w:p w:rsidR="00643C46" w:rsidRDefault="00643C46" w:rsidP="001A5C10">
      <w:pPr>
        <w:spacing w:line="360" w:lineRule="auto"/>
        <w:jc w:val="both"/>
        <w:rPr>
          <w:rStyle w:val="fontstyle01"/>
        </w:rPr>
      </w:pPr>
    </w:p>
    <w:p w:rsidR="00985218" w:rsidRDefault="00985218" w:rsidP="001A5C10">
      <w:pPr>
        <w:spacing w:line="360" w:lineRule="auto"/>
        <w:jc w:val="both"/>
        <w:rPr>
          <w:rStyle w:val="fontstyle01"/>
        </w:rPr>
      </w:pPr>
    </w:p>
    <w:p w:rsidR="00643C46" w:rsidRDefault="00643C46" w:rsidP="001A5C10">
      <w:pPr>
        <w:spacing w:line="360" w:lineRule="auto"/>
        <w:ind w:left="1260"/>
        <w:jc w:val="both"/>
        <w:rPr>
          <w:rFonts w:ascii="Times New Roman" w:hAnsi="Times New Roman" w:cs="Times New Roman"/>
          <w:sz w:val="24"/>
          <w:szCs w:val="24"/>
        </w:rPr>
      </w:pPr>
    </w:p>
    <w:p w:rsidR="00985218" w:rsidRPr="006B7FD8" w:rsidRDefault="00985218" w:rsidP="001A5C10">
      <w:pPr>
        <w:spacing w:line="360" w:lineRule="auto"/>
        <w:ind w:left="1260"/>
        <w:jc w:val="both"/>
        <w:rPr>
          <w:rFonts w:ascii="Times New Roman" w:hAnsi="Times New Roman" w:cs="Times New Roman"/>
          <w:sz w:val="24"/>
          <w:szCs w:val="24"/>
        </w:rPr>
      </w:pPr>
    </w:p>
    <w:p w:rsidR="00643C46" w:rsidRPr="002462F3" w:rsidRDefault="002C79D1" w:rsidP="001A5C10">
      <w:pPr>
        <w:spacing w:line="360" w:lineRule="auto"/>
        <w:ind w:left="2880" w:firstLine="720"/>
        <w:jc w:val="both"/>
        <w:rPr>
          <w:rFonts w:ascii="Times New Roman" w:hAnsi="Times New Roman" w:cs="Times New Roman"/>
          <w:b/>
          <w:sz w:val="28"/>
          <w:szCs w:val="28"/>
        </w:rPr>
      </w:pPr>
      <w:r w:rsidRPr="002462F3">
        <w:rPr>
          <w:rFonts w:ascii="Times New Roman" w:hAnsi="Times New Roman" w:cs="Times New Roman"/>
          <w:b/>
          <w:sz w:val="28"/>
          <w:szCs w:val="28"/>
        </w:rPr>
        <w:lastRenderedPageBreak/>
        <w:t>CHAPTER FOUR</w:t>
      </w:r>
    </w:p>
    <w:p w:rsidR="00643C46" w:rsidRPr="002462F3" w:rsidRDefault="00643C46" w:rsidP="001A5C10">
      <w:pPr>
        <w:pStyle w:val="Heading2"/>
        <w:jc w:val="both"/>
      </w:pPr>
      <w:r w:rsidRPr="002462F3">
        <w:rPr>
          <w:rStyle w:val="fontstyle01"/>
          <w:color w:val="auto"/>
          <w:sz w:val="28"/>
          <w:szCs w:val="28"/>
        </w:rPr>
        <w:t>4.0   TECHNICAL EXPERIENCE</w:t>
      </w:r>
    </w:p>
    <w:p w:rsidR="00643C46" w:rsidRPr="006B7FD8" w:rsidRDefault="00643C46" w:rsidP="001A5C10">
      <w:pPr>
        <w:pStyle w:val="Heading3"/>
        <w:spacing w:line="360" w:lineRule="auto"/>
        <w:ind w:left="1260"/>
        <w:jc w:val="both"/>
        <w:rPr>
          <w:rStyle w:val="fontstyle01"/>
          <w:b/>
          <w:color w:val="auto"/>
        </w:rPr>
      </w:pPr>
      <w:r w:rsidRPr="006B7FD8">
        <w:rPr>
          <w:rStyle w:val="fontstyle01"/>
          <w:b/>
          <w:color w:val="auto"/>
        </w:rPr>
        <w:t>4.1   General Experience</w:t>
      </w:r>
    </w:p>
    <w:p w:rsidR="00643C46" w:rsidRPr="006B7FD8" w:rsidRDefault="00643C46" w:rsidP="001A5C10">
      <w:pPr>
        <w:spacing w:line="360" w:lineRule="auto"/>
        <w:ind w:left="1260"/>
        <w:jc w:val="both"/>
        <w:rPr>
          <w:rFonts w:ascii="Times New Roman" w:hAnsi="Times New Roman" w:cs="Times New Roman"/>
          <w:sz w:val="24"/>
          <w:szCs w:val="24"/>
        </w:rPr>
      </w:pPr>
    </w:p>
    <w:p w:rsidR="00643C46" w:rsidRPr="006B7FD8" w:rsidRDefault="00643C46" w:rsidP="001A5C10">
      <w:pPr>
        <w:pStyle w:val="Heading4"/>
        <w:spacing w:line="360" w:lineRule="auto"/>
        <w:ind w:left="1260"/>
        <w:jc w:val="both"/>
        <w:rPr>
          <w:rStyle w:val="fontstyle01"/>
          <w:b/>
          <w:color w:val="auto"/>
        </w:rPr>
      </w:pPr>
      <w:r w:rsidRPr="006B7FD8">
        <w:rPr>
          <w:rStyle w:val="fontstyle01"/>
          <w:b/>
          <w:color w:val="auto"/>
        </w:rPr>
        <w:t>4.1.1   Concrete mix ratio and grade</w:t>
      </w:r>
    </w:p>
    <w:p w:rsidR="00643C46" w:rsidRPr="006B7FD8" w:rsidRDefault="00643C46" w:rsidP="001A5C10">
      <w:pPr>
        <w:spacing w:line="360" w:lineRule="auto"/>
        <w:ind w:left="1260"/>
        <w:jc w:val="both"/>
        <w:rPr>
          <w:rFonts w:ascii="Times New Roman" w:hAnsi="Times New Roman" w:cs="Times New Roman"/>
          <w:sz w:val="24"/>
          <w:szCs w:val="24"/>
        </w:rPr>
      </w:pPr>
    </w:p>
    <w:p w:rsidR="00643C46" w:rsidRPr="006B7FD8" w:rsidRDefault="00A43120" w:rsidP="001A5C10">
      <w:pPr>
        <w:spacing w:line="360" w:lineRule="auto"/>
        <w:ind w:left="1260"/>
        <w:jc w:val="both"/>
        <w:rPr>
          <w:rStyle w:val="fontstyle01"/>
        </w:rPr>
      </w:pPr>
      <w:r w:rsidRPr="006B7FD8">
        <w:rPr>
          <w:rStyle w:val="fontstyle01"/>
        </w:rPr>
        <w:t>Grade of concrete is defined as the minimum strength the concrete must posses after 28 days of construction with proper quality control.</w:t>
      </w:r>
      <w:r w:rsidR="00643C46" w:rsidRPr="006B7FD8">
        <w:rPr>
          <w:rStyle w:val="fontstyle01"/>
        </w:rPr>
        <w:t xml:space="preserve"> This is shown in the table below.</w:t>
      </w:r>
    </w:p>
    <w:p w:rsidR="00643C46" w:rsidRPr="006B7FD8" w:rsidRDefault="00643C46" w:rsidP="001A5C10">
      <w:pPr>
        <w:pStyle w:val="Caption"/>
        <w:keepNext/>
        <w:spacing w:line="360" w:lineRule="auto"/>
        <w:ind w:left="1260"/>
        <w:jc w:val="both"/>
        <w:rPr>
          <w:rFonts w:cs="Times New Roman"/>
          <w:color w:val="auto"/>
          <w:szCs w:val="24"/>
        </w:rPr>
      </w:pPr>
      <w:bookmarkStart w:id="2" w:name="_Toc93688649"/>
      <w:r w:rsidRPr="006B7FD8">
        <w:rPr>
          <w:rFonts w:cs="Times New Roman"/>
          <w:color w:val="auto"/>
          <w:szCs w:val="24"/>
        </w:rPr>
        <w:t xml:space="preserve">Table </w:t>
      </w:r>
      <w:r w:rsidR="00D3604C" w:rsidRPr="006B7FD8">
        <w:rPr>
          <w:rFonts w:cs="Times New Roman"/>
          <w:color w:val="auto"/>
          <w:szCs w:val="24"/>
        </w:rPr>
        <w:fldChar w:fldCharType="begin"/>
      </w:r>
      <w:r w:rsidRPr="006B7FD8">
        <w:rPr>
          <w:rFonts w:cs="Times New Roman"/>
          <w:color w:val="auto"/>
          <w:szCs w:val="24"/>
        </w:rPr>
        <w:instrText xml:space="preserve"> SEQ TABLE \* ARABIC </w:instrText>
      </w:r>
      <w:r w:rsidR="00D3604C" w:rsidRPr="006B7FD8">
        <w:rPr>
          <w:rFonts w:cs="Times New Roman"/>
          <w:color w:val="auto"/>
          <w:szCs w:val="24"/>
        </w:rPr>
        <w:fldChar w:fldCharType="separate"/>
      </w:r>
      <w:r w:rsidRPr="006B7FD8">
        <w:rPr>
          <w:rFonts w:cs="Times New Roman"/>
          <w:noProof/>
          <w:color w:val="auto"/>
          <w:szCs w:val="24"/>
        </w:rPr>
        <w:t>1</w:t>
      </w:r>
      <w:r w:rsidR="00D3604C" w:rsidRPr="006B7FD8">
        <w:rPr>
          <w:rFonts w:cs="Times New Roman"/>
          <w:color w:val="auto"/>
          <w:szCs w:val="24"/>
        </w:rPr>
        <w:fldChar w:fldCharType="end"/>
      </w:r>
      <w:r w:rsidRPr="006B7FD8">
        <w:rPr>
          <w:rFonts w:cs="Times New Roman"/>
          <w:color w:val="auto"/>
          <w:szCs w:val="24"/>
        </w:rPr>
        <w:t>: Common concrete grades and mix ratios</w:t>
      </w:r>
      <w:bookmarkEnd w:id="2"/>
    </w:p>
    <w:tbl>
      <w:tblPr>
        <w:tblStyle w:val="TableGrid"/>
        <w:tblW w:w="0" w:type="auto"/>
        <w:tblInd w:w="85" w:type="dxa"/>
        <w:tblLook w:val="04A0"/>
      </w:tblPr>
      <w:tblGrid>
        <w:gridCol w:w="2343"/>
        <w:gridCol w:w="3179"/>
        <w:gridCol w:w="3055"/>
      </w:tblGrid>
      <w:tr w:rsidR="00643C46" w:rsidRPr="006B7FD8" w:rsidTr="006B7FD8">
        <w:tc>
          <w:tcPr>
            <w:tcW w:w="2253" w:type="dxa"/>
          </w:tcPr>
          <w:p w:rsidR="00643C46" w:rsidRPr="006B7FD8" w:rsidRDefault="00643C46" w:rsidP="001A5C10">
            <w:pPr>
              <w:spacing w:line="360" w:lineRule="auto"/>
              <w:ind w:left="1260"/>
              <w:jc w:val="both"/>
              <w:rPr>
                <w:rStyle w:val="fontstyle01"/>
              </w:rPr>
            </w:pPr>
            <w:r w:rsidRPr="006B7FD8">
              <w:rPr>
                <w:rFonts w:ascii="Times New Roman" w:eastAsia="Times New Roman" w:hAnsi="Times New Roman" w:cs="Times New Roman"/>
                <w:bCs/>
                <w:sz w:val="24"/>
                <w:szCs w:val="24"/>
              </w:rPr>
              <w:t>Concrete Grade</w:t>
            </w:r>
          </w:p>
        </w:tc>
        <w:tc>
          <w:tcPr>
            <w:tcW w:w="3179" w:type="dxa"/>
          </w:tcPr>
          <w:p w:rsidR="00643C46" w:rsidRPr="006B7FD8" w:rsidRDefault="00643C46" w:rsidP="001A5C10">
            <w:pPr>
              <w:spacing w:line="360" w:lineRule="auto"/>
              <w:ind w:left="1260"/>
              <w:jc w:val="both"/>
              <w:rPr>
                <w:rFonts w:ascii="Times New Roman" w:eastAsia="Times New Roman" w:hAnsi="Times New Roman" w:cs="Times New Roman"/>
                <w:bCs/>
                <w:sz w:val="24"/>
                <w:szCs w:val="24"/>
              </w:rPr>
            </w:pPr>
            <w:r w:rsidRPr="006B7FD8">
              <w:rPr>
                <w:rFonts w:ascii="Times New Roman" w:eastAsia="Times New Roman" w:hAnsi="Times New Roman" w:cs="Times New Roman"/>
                <w:bCs/>
                <w:sz w:val="24"/>
                <w:szCs w:val="24"/>
              </w:rPr>
              <w:t>Mix Ratio</w:t>
            </w:r>
          </w:p>
          <w:p w:rsidR="00643C46" w:rsidRPr="006B7FD8" w:rsidRDefault="00643C46" w:rsidP="001A5C10">
            <w:pPr>
              <w:spacing w:line="360" w:lineRule="auto"/>
              <w:ind w:left="1260"/>
              <w:jc w:val="both"/>
              <w:rPr>
                <w:rStyle w:val="fontstyle01"/>
              </w:rPr>
            </w:pPr>
            <w:r w:rsidRPr="006B7FD8">
              <w:rPr>
                <w:rFonts w:ascii="Times New Roman" w:eastAsia="Times New Roman" w:hAnsi="Times New Roman" w:cs="Times New Roman"/>
                <w:bCs/>
                <w:sz w:val="24"/>
                <w:szCs w:val="24"/>
              </w:rPr>
              <w:t>(Cement : Sand : Aggregates)</w:t>
            </w:r>
          </w:p>
        </w:tc>
        <w:tc>
          <w:tcPr>
            <w:tcW w:w="3055" w:type="dxa"/>
          </w:tcPr>
          <w:p w:rsidR="00643C46" w:rsidRPr="006B7FD8" w:rsidRDefault="00643C46" w:rsidP="001A5C10">
            <w:pPr>
              <w:spacing w:line="360" w:lineRule="auto"/>
              <w:ind w:left="1260"/>
              <w:jc w:val="both"/>
              <w:rPr>
                <w:rFonts w:ascii="Times New Roman" w:eastAsia="Times New Roman" w:hAnsi="Times New Roman" w:cs="Times New Roman"/>
                <w:bCs/>
                <w:sz w:val="24"/>
                <w:szCs w:val="24"/>
              </w:rPr>
            </w:pPr>
            <w:r w:rsidRPr="006B7FD8">
              <w:rPr>
                <w:rFonts w:ascii="Times New Roman" w:eastAsia="Times New Roman" w:hAnsi="Times New Roman" w:cs="Times New Roman"/>
                <w:bCs/>
                <w:sz w:val="24"/>
                <w:szCs w:val="24"/>
              </w:rPr>
              <w:t>Compressive Strength</w:t>
            </w:r>
          </w:p>
        </w:tc>
      </w:tr>
      <w:tr w:rsidR="00643C46" w:rsidRPr="006B7FD8" w:rsidTr="006B7FD8">
        <w:tc>
          <w:tcPr>
            <w:tcW w:w="2253"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M10</w:t>
            </w:r>
          </w:p>
        </w:tc>
        <w:tc>
          <w:tcPr>
            <w:tcW w:w="3179"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1 : 3 : 6</w:t>
            </w:r>
          </w:p>
        </w:tc>
        <w:tc>
          <w:tcPr>
            <w:tcW w:w="3055"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10 MPa</w:t>
            </w:r>
          </w:p>
        </w:tc>
      </w:tr>
      <w:tr w:rsidR="00643C46" w:rsidRPr="006B7FD8" w:rsidTr="006B7FD8">
        <w:tc>
          <w:tcPr>
            <w:tcW w:w="2253"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M15</w:t>
            </w:r>
          </w:p>
        </w:tc>
        <w:tc>
          <w:tcPr>
            <w:tcW w:w="3179"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bCs/>
                <w:sz w:val="24"/>
                <w:szCs w:val="24"/>
              </w:rPr>
              <w:t>1 : 2 : 4</w:t>
            </w:r>
          </w:p>
        </w:tc>
        <w:tc>
          <w:tcPr>
            <w:tcW w:w="3055"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15 MPa</w:t>
            </w:r>
          </w:p>
        </w:tc>
      </w:tr>
      <w:tr w:rsidR="00643C46" w:rsidRPr="006B7FD8" w:rsidTr="006B7FD8">
        <w:tc>
          <w:tcPr>
            <w:tcW w:w="2253"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M20</w:t>
            </w:r>
          </w:p>
        </w:tc>
        <w:tc>
          <w:tcPr>
            <w:tcW w:w="3179"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bCs/>
                <w:sz w:val="24"/>
                <w:szCs w:val="24"/>
              </w:rPr>
              <w:t>1 : 1.5 : 3</w:t>
            </w:r>
          </w:p>
        </w:tc>
        <w:tc>
          <w:tcPr>
            <w:tcW w:w="3055" w:type="dxa"/>
            <w:vAlign w:val="center"/>
          </w:tcPr>
          <w:p w:rsidR="00643C46" w:rsidRPr="006B7FD8" w:rsidRDefault="00643C46" w:rsidP="001A5C10">
            <w:pPr>
              <w:spacing w:line="360" w:lineRule="auto"/>
              <w:ind w:left="1260"/>
              <w:jc w:val="both"/>
              <w:rPr>
                <w:rFonts w:ascii="Times New Roman" w:eastAsia="Times New Roman" w:hAnsi="Times New Roman" w:cs="Times New Roman"/>
                <w:sz w:val="24"/>
                <w:szCs w:val="24"/>
              </w:rPr>
            </w:pPr>
            <w:r w:rsidRPr="006B7FD8">
              <w:rPr>
                <w:rFonts w:ascii="Times New Roman" w:eastAsia="Times New Roman" w:hAnsi="Times New Roman" w:cs="Times New Roman"/>
                <w:sz w:val="24"/>
                <w:szCs w:val="24"/>
              </w:rPr>
              <w:t>20 MPa</w:t>
            </w:r>
          </w:p>
        </w:tc>
      </w:tr>
      <w:tr w:rsidR="00643C46" w:rsidRPr="006B7FD8" w:rsidTr="006B7FD8">
        <w:trPr>
          <w:trHeight w:val="386"/>
        </w:trPr>
        <w:tc>
          <w:tcPr>
            <w:tcW w:w="2253" w:type="dxa"/>
            <w:vAlign w:val="center"/>
          </w:tcPr>
          <w:p w:rsidR="00643C46" w:rsidRPr="006B7FD8" w:rsidRDefault="00643C46" w:rsidP="001A5C10">
            <w:pPr>
              <w:spacing w:line="360" w:lineRule="auto"/>
              <w:ind w:left="1260"/>
              <w:jc w:val="both"/>
              <w:rPr>
                <w:rStyle w:val="fontstyle01"/>
              </w:rPr>
            </w:pPr>
            <w:r w:rsidRPr="006B7FD8">
              <w:rPr>
                <w:rStyle w:val="fontstyle01"/>
              </w:rPr>
              <w:t>M25</w:t>
            </w:r>
          </w:p>
        </w:tc>
        <w:tc>
          <w:tcPr>
            <w:tcW w:w="3179" w:type="dxa"/>
            <w:vAlign w:val="center"/>
          </w:tcPr>
          <w:p w:rsidR="00643C46" w:rsidRPr="006B7FD8" w:rsidRDefault="00643C46" w:rsidP="001A5C10">
            <w:pPr>
              <w:spacing w:line="360" w:lineRule="auto"/>
              <w:ind w:left="1260"/>
              <w:jc w:val="both"/>
              <w:rPr>
                <w:rStyle w:val="fontstyle01"/>
              </w:rPr>
            </w:pPr>
            <w:r w:rsidRPr="006B7FD8">
              <w:rPr>
                <w:rStyle w:val="fontstyle01"/>
              </w:rPr>
              <w:t>1 : 1 : 3</w:t>
            </w:r>
          </w:p>
        </w:tc>
        <w:tc>
          <w:tcPr>
            <w:tcW w:w="3055" w:type="dxa"/>
            <w:vAlign w:val="center"/>
          </w:tcPr>
          <w:p w:rsidR="00643C46" w:rsidRPr="006B7FD8" w:rsidRDefault="00643C46" w:rsidP="001A5C10">
            <w:pPr>
              <w:spacing w:line="360" w:lineRule="auto"/>
              <w:ind w:left="1260"/>
              <w:jc w:val="both"/>
              <w:rPr>
                <w:rStyle w:val="fontstyle01"/>
              </w:rPr>
            </w:pPr>
            <w:r w:rsidRPr="006B7FD8">
              <w:rPr>
                <w:rStyle w:val="fontstyle01"/>
              </w:rPr>
              <w:t>25 MPa</w:t>
            </w:r>
          </w:p>
        </w:tc>
      </w:tr>
    </w:tbl>
    <w:p w:rsidR="00643C46" w:rsidRPr="006B7FD8" w:rsidRDefault="00643C46" w:rsidP="001A5C10">
      <w:pPr>
        <w:spacing w:line="360" w:lineRule="auto"/>
        <w:ind w:left="1260"/>
        <w:jc w:val="both"/>
        <w:rPr>
          <w:rStyle w:val="fontstyle01"/>
          <w:b/>
        </w:rPr>
      </w:pPr>
    </w:p>
    <w:p w:rsidR="005445BA" w:rsidRPr="006B7FD8" w:rsidRDefault="00643C46" w:rsidP="001A5C10">
      <w:pPr>
        <w:pStyle w:val="Heading4"/>
        <w:spacing w:line="360" w:lineRule="auto"/>
        <w:ind w:left="1260"/>
        <w:jc w:val="both"/>
        <w:rPr>
          <w:rFonts w:ascii="Times New Roman" w:hAnsi="Times New Roman" w:cs="Times New Roman"/>
          <w:b/>
          <w:color w:val="auto"/>
          <w:sz w:val="24"/>
          <w:szCs w:val="24"/>
        </w:rPr>
      </w:pPr>
      <w:r w:rsidRPr="006B7FD8">
        <w:rPr>
          <w:rStyle w:val="fontstyle01"/>
          <w:b/>
          <w:color w:val="auto"/>
        </w:rPr>
        <w:t>4.1.2   Casting and Curing of concrete</w:t>
      </w:r>
    </w:p>
    <w:p w:rsidR="00C572F4" w:rsidRPr="006B7FD8" w:rsidRDefault="00643C46" w:rsidP="001A5C10">
      <w:pPr>
        <w:spacing w:line="360" w:lineRule="auto"/>
        <w:ind w:left="1260"/>
        <w:jc w:val="both"/>
        <w:rPr>
          <w:rStyle w:val="fontstyle01"/>
        </w:rPr>
      </w:pPr>
      <w:r w:rsidRPr="006B7FD8">
        <w:rPr>
          <w:rStyle w:val="fontstyle01"/>
        </w:rPr>
        <w:t>The procedures involved in casting of reinforced concrete, ranging from putting formwork in place, setting and tying the reinforcement bars</w:t>
      </w:r>
      <w:r w:rsidR="00E368BD" w:rsidRPr="006B7FD8">
        <w:rPr>
          <w:rStyle w:val="fontstyle01"/>
        </w:rPr>
        <w:t xml:space="preserve"> with links or stirrups to aid strength</w:t>
      </w:r>
      <w:r w:rsidRPr="006B7FD8">
        <w:rPr>
          <w:rStyle w:val="fontstyle01"/>
        </w:rPr>
        <w:t xml:space="preserve"> and casting of concrete.</w:t>
      </w:r>
    </w:p>
    <w:p w:rsidR="00C572F4" w:rsidRPr="006B7FD8" w:rsidRDefault="00C572F4" w:rsidP="001A5C10">
      <w:pPr>
        <w:pStyle w:val="Heading4"/>
        <w:spacing w:line="360" w:lineRule="auto"/>
        <w:ind w:left="1260"/>
        <w:jc w:val="both"/>
        <w:rPr>
          <w:rStyle w:val="fontstyle01"/>
          <w:b/>
          <w:color w:val="auto"/>
        </w:rPr>
      </w:pPr>
      <w:r w:rsidRPr="006B7FD8">
        <w:rPr>
          <w:rStyle w:val="fontstyle01"/>
          <w:b/>
          <w:color w:val="auto"/>
        </w:rPr>
        <w:t>4.</w:t>
      </w:r>
      <w:r w:rsidR="00EB36BD">
        <w:rPr>
          <w:rStyle w:val="fontstyle01"/>
          <w:b/>
          <w:color w:val="auto"/>
        </w:rPr>
        <w:t>2</w:t>
      </w:r>
      <w:r w:rsidRPr="006B7FD8">
        <w:rPr>
          <w:rStyle w:val="fontstyle01"/>
          <w:b/>
          <w:color w:val="auto"/>
        </w:rPr>
        <w:t xml:space="preserve">   F</w:t>
      </w:r>
      <w:r w:rsidR="00557DEB" w:rsidRPr="006B7FD8">
        <w:rPr>
          <w:rStyle w:val="fontstyle01"/>
          <w:b/>
          <w:color w:val="auto"/>
        </w:rPr>
        <w:t>OUNDATION</w:t>
      </w:r>
    </w:p>
    <w:p w:rsidR="00C572F4" w:rsidRPr="006B7FD8" w:rsidRDefault="005445BA"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The foundation of a structure is the part of the structure in direct contact with the ground and which transmits the load of the structure to the </w:t>
      </w:r>
      <w:r w:rsidR="00374AE7" w:rsidRPr="006B7FD8">
        <w:rPr>
          <w:rFonts w:ascii="Times New Roman" w:hAnsi="Times New Roman" w:cs="Times New Roman"/>
          <w:sz w:val="24"/>
          <w:szCs w:val="24"/>
        </w:rPr>
        <w:t>(soil)</w:t>
      </w:r>
      <w:r w:rsidRPr="006B7FD8">
        <w:rPr>
          <w:rFonts w:ascii="Times New Roman" w:hAnsi="Times New Roman" w:cs="Times New Roman"/>
          <w:sz w:val="24"/>
          <w:szCs w:val="24"/>
        </w:rPr>
        <w:t>ground.</w:t>
      </w:r>
    </w:p>
    <w:p w:rsidR="005445BA" w:rsidRPr="006B7FD8" w:rsidRDefault="00374AE7"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The </w:t>
      </w:r>
      <w:r w:rsidR="005445BA" w:rsidRPr="006B7FD8">
        <w:rPr>
          <w:rFonts w:ascii="Times New Roman" w:hAnsi="Times New Roman" w:cs="Times New Roman"/>
          <w:sz w:val="24"/>
          <w:szCs w:val="24"/>
        </w:rPr>
        <w:t xml:space="preserve">Pad </w:t>
      </w:r>
      <w:r w:rsidRPr="006B7FD8">
        <w:rPr>
          <w:rFonts w:ascii="Times New Roman" w:hAnsi="Times New Roman" w:cs="Times New Roman"/>
          <w:sz w:val="24"/>
          <w:szCs w:val="24"/>
        </w:rPr>
        <w:t>foundation used on our site is</w:t>
      </w:r>
      <w:r w:rsidR="005445BA" w:rsidRPr="006B7FD8">
        <w:rPr>
          <w:rFonts w:ascii="Times New Roman" w:hAnsi="Times New Roman" w:cs="Times New Roman"/>
          <w:sz w:val="24"/>
          <w:szCs w:val="24"/>
        </w:rPr>
        <w:t xml:space="preserve"> usually provided to support structural columns.</w:t>
      </w:r>
      <w:r w:rsidR="00191568" w:rsidRPr="006B7FD8">
        <w:rPr>
          <w:rFonts w:ascii="Times New Roman" w:hAnsi="Times New Roman" w:cs="Times New Roman"/>
          <w:sz w:val="24"/>
          <w:szCs w:val="24"/>
        </w:rPr>
        <w:t>Generally,</w:t>
      </w:r>
      <w:r w:rsidRPr="006B7FD8">
        <w:rPr>
          <w:rFonts w:ascii="Times New Roman" w:hAnsi="Times New Roman" w:cs="Times New Roman"/>
          <w:sz w:val="24"/>
          <w:szCs w:val="24"/>
        </w:rPr>
        <w:t>t</w:t>
      </w:r>
      <w:r w:rsidR="005445BA" w:rsidRPr="006B7FD8">
        <w:rPr>
          <w:rFonts w:ascii="Times New Roman" w:hAnsi="Times New Roman" w:cs="Times New Roman"/>
          <w:sz w:val="24"/>
          <w:szCs w:val="24"/>
        </w:rPr>
        <w:t>hey ma</w:t>
      </w:r>
      <w:r w:rsidR="00516B67" w:rsidRPr="006B7FD8">
        <w:rPr>
          <w:rFonts w:ascii="Times New Roman" w:hAnsi="Times New Roman" w:cs="Times New Roman"/>
          <w:sz w:val="24"/>
          <w:szCs w:val="24"/>
        </w:rPr>
        <w:t>y consist of a simple</w:t>
      </w:r>
      <w:r w:rsidR="005445BA" w:rsidRPr="006B7FD8">
        <w:rPr>
          <w:rFonts w:ascii="Times New Roman" w:hAnsi="Times New Roman" w:cs="Times New Roman"/>
          <w:sz w:val="24"/>
          <w:szCs w:val="24"/>
        </w:rPr>
        <w:t xml:space="preserve"> circular, square, or rectangular slab </w:t>
      </w:r>
      <w:r w:rsidR="005445BA" w:rsidRPr="006B7FD8">
        <w:rPr>
          <w:rFonts w:ascii="Times New Roman" w:hAnsi="Times New Roman" w:cs="Times New Roman"/>
          <w:sz w:val="24"/>
          <w:szCs w:val="24"/>
        </w:rPr>
        <w:lastRenderedPageBreak/>
        <w:t>of uniform thickness</w:t>
      </w:r>
      <w:r w:rsidRPr="006B7FD8">
        <w:rPr>
          <w:rFonts w:ascii="Times New Roman" w:hAnsi="Times New Roman" w:cs="Times New Roman"/>
          <w:sz w:val="24"/>
          <w:szCs w:val="24"/>
        </w:rPr>
        <w:t>, or may be s</w:t>
      </w:r>
      <w:r w:rsidR="00516B67" w:rsidRPr="006B7FD8">
        <w:rPr>
          <w:rFonts w:ascii="Times New Roman" w:hAnsi="Times New Roman" w:cs="Times New Roman"/>
          <w:sz w:val="24"/>
          <w:szCs w:val="24"/>
        </w:rPr>
        <w:t>tep</w:t>
      </w:r>
      <w:r w:rsidRPr="006B7FD8">
        <w:rPr>
          <w:rFonts w:ascii="Times New Roman" w:hAnsi="Times New Roman" w:cs="Times New Roman"/>
          <w:sz w:val="24"/>
          <w:szCs w:val="24"/>
        </w:rPr>
        <w:t>p</w:t>
      </w:r>
      <w:r w:rsidR="00516B67" w:rsidRPr="006B7FD8">
        <w:rPr>
          <w:rFonts w:ascii="Times New Roman" w:hAnsi="Times New Roman" w:cs="Times New Roman"/>
          <w:sz w:val="24"/>
          <w:szCs w:val="24"/>
        </w:rPr>
        <w:t xml:space="preserve">ed or </w:t>
      </w:r>
      <w:r w:rsidRPr="006B7FD8">
        <w:rPr>
          <w:rFonts w:ascii="Times New Roman" w:hAnsi="Times New Roman" w:cs="Times New Roman"/>
          <w:sz w:val="24"/>
          <w:szCs w:val="24"/>
        </w:rPr>
        <w:t>hunched to distribute the load from a heavy column to the soil.</w:t>
      </w:r>
    </w:p>
    <w:p w:rsidR="00DB2252" w:rsidRPr="006B7FD8" w:rsidRDefault="00DB2252"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The foundation used </w:t>
      </w:r>
      <w:r w:rsidR="00191568">
        <w:rPr>
          <w:rFonts w:ascii="Times New Roman" w:hAnsi="Times New Roman" w:cs="Times New Roman"/>
          <w:sz w:val="24"/>
          <w:szCs w:val="24"/>
        </w:rPr>
        <w:t>on oursite</w:t>
      </w:r>
      <w:r w:rsidRPr="006B7FD8">
        <w:rPr>
          <w:rFonts w:ascii="Times New Roman" w:hAnsi="Times New Roman" w:cs="Times New Roman"/>
          <w:sz w:val="24"/>
          <w:szCs w:val="24"/>
        </w:rPr>
        <w:t xml:space="preserve"> is the pad foundation. The </w:t>
      </w:r>
      <w:r w:rsidR="00191568">
        <w:rPr>
          <w:rFonts w:ascii="Times New Roman" w:hAnsi="Times New Roman" w:cs="Times New Roman"/>
          <w:sz w:val="24"/>
          <w:szCs w:val="24"/>
        </w:rPr>
        <w:t>engineers</w:t>
      </w:r>
      <w:r w:rsidRPr="006B7FD8">
        <w:rPr>
          <w:rFonts w:ascii="Times New Roman" w:hAnsi="Times New Roman" w:cs="Times New Roman"/>
          <w:sz w:val="24"/>
          <w:szCs w:val="24"/>
        </w:rPr>
        <w:t xml:space="preserve"> had chosen the pad foundation due to the structure of the building which was a </w:t>
      </w:r>
      <w:r w:rsidR="00375783" w:rsidRPr="006B7FD8">
        <w:rPr>
          <w:rFonts w:ascii="Times New Roman" w:hAnsi="Times New Roman" w:cs="Times New Roman"/>
          <w:sz w:val="24"/>
          <w:szCs w:val="24"/>
        </w:rPr>
        <w:t>high-rise</w:t>
      </w:r>
      <w:r w:rsidRPr="006B7FD8">
        <w:rPr>
          <w:rFonts w:ascii="Times New Roman" w:hAnsi="Times New Roman" w:cs="Times New Roman"/>
          <w:sz w:val="24"/>
          <w:szCs w:val="24"/>
        </w:rPr>
        <w:t xml:space="preserve"> building. Pad foundations are used to support individual or multiple columns, spreading the load to the ground below. They are generally square or rectangular in plan, with the plan area being determined by the permissible bearing pressure of the soil. The shape in plan will be dictated by the arrangement of the columns and the load to be transferred into the soil. Footing is the lower part of the foundation which is constructed below the ground level in solid surface. The purpose of footing is to transfer the live and dead loads of the structure to the soil over a large enough area so that neither the soil nor the building will move and it resist settlement and lateral load.</w:t>
      </w:r>
      <w:r w:rsidR="00375783">
        <w:rPr>
          <w:rFonts w:ascii="Times New Roman" w:hAnsi="Times New Roman" w:cs="Times New Roman"/>
          <w:sz w:val="24"/>
          <w:szCs w:val="24"/>
        </w:rPr>
        <w:t xml:space="preserve"> A typical example is shown below to illustrate Pad Foundation;</w:t>
      </w:r>
    </w:p>
    <w:p w:rsidR="004E11E7" w:rsidRDefault="00375783"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noProof/>
          <w:sz w:val="24"/>
          <w:szCs w:val="24"/>
        </w:rPr>
        <w:drawing>
          <wp:inline distT="0" distB="0" distL="0" distR="0">
            <wp:extent cx="3132774" cy="418253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0108" cy="4459344"/>
                    </a:xfrm>
                    <a:prstGeom prst="rect">
                      <a:avLst/>
                    </a:prstGeom>
                    <a:noFill/>
                    <a:ln>
                      <a:noFill/>
                    </a:ln>
                  </pic:spPr>
                </pic:pic>
              </a:graphicData>
            </a:graphic>
          </wp:inline>
        </w:drawing>
      </w:r>
    </w:p>
    <w:p w:rsidR="00E92069" w:rsidRPr="006B7FD8" w:rsidRDefault="00E92069"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Fig 1</w:t>
      </w:r>
      <w:r w:rsidR="0091577B">
        <w:rPr>
          <w:rFonts w:ascii="Times New Roman" w:hAnsi="Times New Roman" w:cs="Times New Roman"/>
          <w:sz w:val="24"/>
          <w:szCs w:val="24"/>
        </w:rPr>
        <w:t>.1</w:t>
      </w:r>
      <w:r w:rsidR="00375783">
        <w:rPr>
          <w:rFonts w:ascii="Times New Roman" w:hAnsi="Times New Roman" w:cs="Times New Roman"/>
          <w:sz w:val="24"/>
          <w:szCs w:val="24"/>
        </w:rPr>
        <w:t>Pad Foundation Construction</w:t>
      </w:r>
    </w:p>
    <w:p w:rsidR="00374AE7" w:rsidRPr="006B7FD8" w:rsidRDefault="00287159"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lastRenderedPageBreak/>
        <w:t>Design of Pad Foundation</w:t>
      </w:r>
    </w:p>
    <w:p w:rsidR="00287159" w:rsidRPr="006B7FD8" w:rsidRDefault="00D536EC"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The design of pad foundations involves sizing the base slab to satisfy geotechnical requirements and providing adequate thickness and reinforcements to satisfy structural requirements.</w:t>
      </w:r>
    </w:p>
    <w:p w:rsidR="00C572F4" w:rsidRPr="006B7FD8" w:rsidRDefault="00BF205A"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The dimensions of a pad foundation should not be too small</w:t>
      </w:r>
      <w:r w:rsidR="007655DE" w:rsidRPr="006B7FD8">
        <w:rPr>
          <w:rFonts w:ascii="Times New Roman" w:hAnsi="Times New Roman" w:cs="Times New Roman"/>
          <w:sz w:val="24"/>
          <w:szCs w:val="24"/>
        </w:rPr>
        <w:t xml:space="preserve"> so as to cause excessive settlement or bearing capacity failure of the soil. Most importantly, allowable capacity is normally used to control settlement during the design of a pad foundation, hence it is treated as aserviceability limit state parameter. The width of a pad foundation is expected not to be less than 1000 mm, and the thickness not less than 150 mm.</w:t>
      </w:r>
    </w:p>
    <w:p w:rsidR="00F922E2" w:rsidRDefault="002C79D1" w:rsidP="001A5C10">
      <w:pPr>
        <w:spacing w:line="360" w:lineRule="auto"/>
        <w:ind w:left="1260"/>
        <w:jc w:val="both"/>
        <w:rPr>
          <w:rFonts w:ascii="Times New Roman" w:hAnsi="Times New Roman" w:cs="Times New Roman"/>
          <w:sz w:val="24"/>
          <w:szCs w:val="24"/>
        </w:rPr>
      </w:pPr>
      <w:r>
        <w:rPr>
          <w:rFonts w:ascii="Times New Roman" w:hAnsi="Times New Roman" w:cs="Times New Roman"/>
          <w:b/>
          <w:sz w:val="24"/>
          <w:szCs w:val="24"/>
        </w:rPr>
        <w:t>Method of Constructing the</w:t>
      </w:r>
      <w:r w:rsidR="0024743A" w:rsidRPr="006B7FD8">
        <w:rPr>
          <w:rFonts w:ascii="Times New Roman" w:hAnsi="Times New Roman" w:cs="Times New Roman"/>
          <w:b/>
          <w:sz w:val="24"/>
          <w:szCs w:val="24"/>
        </w:rPr>
        <w:t xml:space="preserve"> Pad Footing</w:t>
      </w:r>
    </w:p>
    <w:p w:rsidR="00F922E2" w:rsidRDefault="0024743A" w:rsidP="001A5C10">
      <w:pPr>
        <w:pStyle w:val="ListParagraph"/>
        <w:numPr>
          <w:ilvl w:val="0"/>
          <w:numId w:val="27"/>
        </w:numPr>
        <w:spacing w:line="360" w:lineRule="auto"/>
        <w:jc w:val="both"/>
        <w:rPr>
          <w:rFonts w:ascii="Times New Roman" w:hAnsi="Times New Roman" w:cs="Times New Roman"/>
          <w:sz w:val="24"/>
          <w:szCs w:val="24"/>
        </w:rPr>
      </w:pPr>
      <w:r w:rsidRPr="00F922E2">
        <w:rPr>
          <w:rFonts w:ascii="Times New Roman" w:hAnsi="Times New Roman" w:cs="Times New Roman"/>
          <w:sz w:val="24"/>
          <w:szCs w:val="24"/>
        </w:rPr>
        <w:t xml:space="preserve">Clearing the site then pegging the site with correct position of </w:t>
      </w:r>
      <w:r w:rsidR="00F922E2">
        <w:rPr>
          <w:rFonts w:ascii="Times New Roman" w:hAnsi="Times New Roman" w:cs="Times New Roman"/>
          <w:sz w:val="24"/>
          <w:szCs w:val="24"/>
        </w:rPr>
        <w:t>foundation</w:t>
      </w:r>
    </w:p>
    <w:p w:rsidR="00F922E2" w:rsidRDefault="0024743A" w:rsidP="001A5C10">
      <w:pPr>
        <w:pStyle w:val="ListParagraph"/>
        <w:numPr>
          <w:ilvl w:val="0"/>
          <w:numId w:val="27"/>
        </w:numPr>
        <w:spacing w:line="360" w:lineRule="auto"/>
        <w:jc w:val="both"/>
        <w:rPr>
          <w:rFonts w:ascii="Times New Roman" w:hAnsi="Times New Roman" w:cs="Times New Roman"/>
          <w:b/>
          <w:sz w:val="24"/>
          <w:szCs w:val="24"/>
        </w:rPr>
      </w:pPr>
      <w:r w:rsidRPr="006B7FD8">
        <w:rPr>
          <w:rFonts w:ascii="Times New Roman" w:hAnsi="Times New Roman" w:cs="Times New Roman"/>
          <w:sz w:val="24"/>
          <w:szCs w:val="24"/>
        </w:rPr>
        <w:t>Excavation commences from the reduce level, down to the desired level (soffit of footing with allowance for thickness of lean concrete)</w:t>
      </w:r>
    </w:p>
    <w:p w:rsidR="00F922E2" w:rsidRDefault="0024743A"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Lay a layer of lean concrete to prepare a clean and firm base for the footing</w:t>
      </w:r>
    </w:p>
    <w:p w:rsidR="00F922E2" w:rsidRDefault="0024743A"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Build the formwork to the side of pad footing and supported by other wood to prevent the formwork collapse when the concrete is being casted into it</w:t>
      </w:r>
      <w:r w:rsidR="009861FC">
        <w:rPr>
          <w:rFonts w:ascii="Times New Roman" w:hAnsi="Times New Roman" w:cs="Times New Roman"/>
          <w:sz w:val="24"/>
          <w:szCs w:val="24"/>
        </w:rPr>
        <w:t xml:space="preserve"> (as shown in fig.2 below).</w:t>
      </w:r>
    </w:p>
    <w:p w:rsidR="00F922E2" w:rsidRDefault="0024743A"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 xml:space="preserve">Spacer blocks are placed before reinforcements </w:t>
      </w:r>
      <w:r w:rsidR="009861FC">
        <w:rPr>
          <w:rFonts w:ascii="Times New Roman" w:hAnsi="Times New Roman" w:cs="Times New Roman"/>
          <w:sz w:val="24"/>
          <w:szCs w:val="24"/>
        </w:rPr>
        <w:t>are</w:t>
      </w:r>
      <w:r w:rsidRPr="00F922E2">
        <w:rPr>
          <w:rFonts w:ascii="Times New Roman" w:hAnsi="Times New Roman" w:cs="Times New Roman"/>
          <w:sz w:val="24"/>
          <w:szCs w:val="24"/>
        </w:rPr>
        <w:t xml:space="preserve"> laid. This is to provide sufficient concrete cover for rebars</w:t>
      </w:r>
    </w:p>
    <w:p w:rsidR="00F922E2" w:rsidRDefault="0024743A"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Rebars were bent and tied</w:t>
      </w:r>
      <w:r w:rsidR="00125D67">
        <w:rPr>
          <w:rFonts w:ascii="Times New Roman" w:hAnsi="Times New Roman" w:cs="Times New Roman"/>
          <w:sz w:val="24"/>
          <w:szCs w:val="24"/>
        </w:rPr>
        <w:t xml:space="preserve"> with steel wire mesh</w:t>
      </w:r>
      <w:r w:rsidRPr="00F922E2">
        <w:rPr>
          <w:rFonts w:ascii="Times New Roman" w:hAnsi="Times New Roman" w:cs="Times New Roman"/>
          <w:sz w:val="24"/>
          <w:szCs w:val="24"/>
        </w:rPr>
        <w:t xml:space="preserve"> before the whole reinforcements been lowered and placed inside the formwork</w:t>
      </w:r>
    </w:p>
    <w:p w:rsidR="00F922E2" w:rsidRDefault="00C47D63"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Stump (r</w:t>
      </w:r>
      <w:r w:rsidR="002C79D1" w:rsidRPr="00F922E2">
        <w:rPr>
          <w:rFonts w:ascii="Times New Roman" w:hAnsi="Times New Roman" w:cs="Times New Roman"/>
          <w:sz w:val="24"/>
          <w:szCs w:val="24"/>
        </w:rPr>
        <w:t>emains) reinforcements were</w:t>
      </w:r>
      <w:r w:rsidRPr="00F922E2">
        <w:rPr>
          <w:rFonts w:ascii="Times New Roman" w:hAnsi="Times New Roman" w:cs="Times New Roman"/>
          <w:sz w:val="24"/>
          <w:szCs w:val="24"/>
        </w:rPr>
        <w:t xml:space="preserve"> then erected. Length of rebars should be extended beyond stump level and act as starter bars for column above</w:t>
      </w:r>
    </w:p>
    <w:p w:rsidR="00F922E2" w:rsidRDefault="002C79D1"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 xml:space="preserve">We then </w:t>
      </w:r>
      <w:r w:rsidR="00C47D63" w:rsidRPr="00F922E2">
        <w:rPr>
          <w:rFonts w:ascii="Times New Roman" w:hAnsi="Times New Roman" w:cs="Times New Roman"/>
          <w:sz w:val="24"/>
          <w:szCs w:val="24"/>
        </w:rPr>
        <w:t>Provide addition ties to formwork, if necessary</w:t>
      </w:r>
    </w:p>
    <w:p w:rsidR="00C47D63" w:rsidRPr="00F922E2" w:rsidRDefault="00C47D63" w:rsidP="001A5C10">
      <w:pPr>
        <w:pStyle w:val="ListParagraph"/>
        <w:numPr>
          <w:ilvl w:val="0"/>
          <w:numId w:val="27"/>
        </w:numPr>
        <w:spacing w:line="360" w:lineRule="auto"/>
        <w:jc w:val="both"/>
        <w:rPr>
          <w:rFonts w:ascii="Times New Roman" w:hAnsi="Times New Roman" w:cs="Times New Roman"/>
          <w:b/>
          <w:sz w:val="24"/>
          <w:szCs w:val="24"/>
        </w:rPr>
      </w:pPr>
      <w:r w:rsidRPr="00F922E2">
        <w:rPr>
          <w:rFonts w:ascii="Times New Roman" w:hAnsi="Times New Roman" w:cs="Times New Roman"/>
          <w:sz w:val="24"/>
          <w:szCs w:val="24"/>
        </w:rPr>
        <w:t>Concrete will set and curing shall be performed to avoid excessive loss of water during hardening. When the concrete has gained sufficient strength, formwork can be dismantled</w:t>
      </w:r>
      <w:r w:rsidR="000E5FCA" w:rsidRPr="00F922E2">
        <w:rPr>
          <w:rFonts w:ascii="Times New Roman" w:hAnsi="Times New Roman" w:cs="Times New Roman"/>
          <w:sz w:val="24"/>
          <w:szCs w:val="24"/>
        </w:rPr>
        <w:t>.</w:t>
      </w:r>
    </w:p>
    <w:p w:rsidR="007E0D65" w:rsidRPr="00A06DBD" w:rsidRDefault="00125D67"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noProof/>
          <w:sz w:val="24"/>
          <w:szCs w:val="24"/>
        </w:rPr>
        <w:lastRenderedPageBreak/>
        <w:drawing>
          <wp:inline distT="0" distB="0" distL="0" distR="0">
            <wp:extent cx="2225040" cy="2964812"/>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9012" cy="3010079"/>
                    </a:xfrm>
                    <a:prstGeom prst="rect">
                      <a:avLst/>
                    </a:prstGeom>
                    <a:noFill/>
                    <a:ln>
                      <a:noFill/>
                    </a:ln>
                  </pic:spPr>
                </pic:pic>
              </a:graphicData>
            </a:graphic>
          </wp:inline>
        </w:drawing>
      </w:r>
    </w:p>
    <w:p w:rsidR="00CF1131" w:rsidRPr="002462F3" w:rsidRDefault="007B396C"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w:t>
      </w:r>
      <w:r>
        <w:rPr>
          <w:rFonts w:ascii="Times New Roman" w:hAnsi="Times New Roman" w:cs="Times New Roman"/>
          <w:sz w:val="24"/>
          <w:szCs w:val="24"/>
        </w:rPr>
        <w:t>2 Formwork</w:t>
      </w:r>
      <w:r w:rsidR="0036060C" w:rsidRPr="00F922E2">
        <w:rPr>
          <w:rFonts w:ascii="Times New Roman" w:hAnsi="Times New Roman" w:cs="Times New Roman"/>
          <w:sz w:val="24"/>
          <w:szCs w:val="24"/>
        </w:rPr>
        <w:t>supported by other wood</w:t>
      </w:r>
    </w:p>
    <w:p w:rsidR="00CF1131" w:rsidRPr="006B7FD8" w:rsidRDefault="00CF1131" w:rsidP="001A5C10">
      <w:pPr>
        <w:pStyle w:val="Heading4"/>
        <w:spacing w:line="360" w:lineRule="auto"/>
        <w:ind w:left="1260"/>
        <w:jc w:val="both"/>
        <w:rPr>
          <w:rStyle w:val="fontstyle01"/>
          <w:b/>
          <w:color w:val="auto"/>
        </w:rPr>
      </w:pPr>
      <w:r w:rsidRPr="006B7FD8">
        <w:rPr>
          <w:rStyle w:val="fontstyle01"/>
          <w:b/>
          <w:color w:val="auto"/>
        </w:rPr>
        <w:t>4.</w:t>
      </w:r>
      <w:r w:rsidR="00EB36BD">
        <w:rPr>
          <w:rStyle w:val="fontstyle01"/>
          <w:b/>
          <w:color w:val="auto"/>
        </w:rPr>
        <w:t>3</w:t>
      </w:r>
      <w:r>
        <w:rPr>
          <w:rStyle w:val="fontstyle01"/>
          <w:b/>
          <w:color w:val="auto"/>
        </w:rPr>
        <w:t>COLUMN REINFORCEMENT</w:t>
      </w:r>
    </w:p>
    <w:p w:rsidR="00AC5C3C" w:rsidRDefault="007C45F4"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Colu</w:t>
      </w:r>
      <w:r w:rsidR="00F13226">
        <w:rPr>
          <w:rFonts w:ascii="Times New Roman" w:hAnsi="Times New Roman" w:cs="Times New Roman"/>
          <w:sz w:val="24"/>
          <w:szCs w:val="24"/>
        </w:rPr>
        <w:t xml:space="preserve">mns are vertical or inclined compression members used for transferring superstructure load to the foundation. </w:t>
      </w:r>
      <w:r w:rsidR="00F922E2">
        <w:rPr>
          <w:rFonts w:ascii="Times New Roman" w:hAnsi="Times New Roman" w:cs="Times New Roman"/>
          <w:sz w:val="24"/>
          <w:szCs w:val="24"/>
        </w:rPr>
        <w:t>This load</w:t>
      </w:r>
      <w:r w:rsidR="00F13226">
        <w:rPr>
          <w:rFonts w:ascii="Times New Roman" w:hAnsi="Times New Roman" w:cs="Times New Roman"/>
          <w:sz w:val="24"/>
          <w:szCs w:val="24"/>
        </w:rPr>
        <w:t xml:space="preserve"> comprises of both </w:t>
      </w:r>
      <w:r w:rsidR="00AC5C3C">
        <w:rPr>
          <w:rFonts w:ascii="Times New Roman" w:hAnsi="Times New Roman" w:cs="Times New Roman"/>
          <w:sz w:val="24"/>
          <w:szCs w:val="24"/>
        </w:rPr>
        <w:t>dead and live load coming directly from the slab, beams, wind load and the roof. Columns usually comes in different shapes, some which are square, rectangle, circular, hexagon etc.</w:t>
      </w:r>
    </w:p>
    <w:p w:rsidR="00CF1131" w:rsidRPr="006B7FD8" w:rsidRDefault="00AC5C3C"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On</w:t>
      </w:r>
      <w:r w:rsidR="0036060C">
        <w:rPr>
          <w:rFonts w:ascii="Times New Roman" w:hAnsi="Times New Roman" w:cs="Times New Roman"/>
          <w:sz w:val="24"/>
          <w:szCs w:val="24"/>
        </w:rPr>
        <w:t xml:space="preserve"> our</w:t>
      </w:r>
      <w:r>
        <w:rPr>
          <w:rFonts w:ascii="Times New Roman" w:hAnsi="Times New Roman" w:cs="Times New Roman"/>
          <w:sz w:val="24"/>
          <w:szCs w:val="24"/>
        </w:rPr>
        <w:t xml:space="preserve"> site we used the rectangular column. The rectangular columns used has 6Y16mm in diameter and spacing of 250mm.</w:t>
      </w:r>
    </w:p>
    <w:p w:rsidR="00C47D63" w:rsidRPr="006B7FD8" w:rsidRDefault="00FC6F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noProof/>
          <w:sz w:val="24"/>
          <w:szCs w:val="24"/>
        </w:rPr>
        <w:drawing>
          <wp:inline distT="0" distB="0" distL="0" distR="0">
            <wp:extent cx="1956646" cy="2608614"/>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1479" cy="2655053"/>
                    </a:xfrm>
                    <a:prstGeom prst="rect">
                      <a:avLst/>
                    </a:prstGeom>
                    <a:noFill/>
                    <a:ln>
                      <a:noFill/>
                    </a:ln>
                  </pic:spPr>
                </pic:pic>
              </a:graphicData>
            </a:graphic>
          </wp:inline>
        </w:drawing>
      </w:r>
    </w:p>
    <w:p w:rsidR="00FC6F50" w:rsidRPr="006B7FD8" w:rsidRDefault="007B396C"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w:t>
      </w:r>
      <w:r w:rsidR="0036060C">
        <w:rPr>
          <w:rFonts w:ascii="Times New Roman" w:hAnsi="Times New Roman" w:cs="Times New Roman"/>
          <w:sz w:val="24"/>
          <w:szCs w:val="24"/>
        </w:rPr>
        <w:t>3</w:t>
      </w:r>
      <w:r w:rsidR="00CA2DCB">
        <w:rPr>
          <w:rFonts w:ascii="Times New Roman" w:hAnsi="Times New Roman" w:cs="Times New Roman"/>
          <w:sz w:val="24"/>
          <w:szCs w:val="24"/>
        </w:rPr>
        <w:t>C</w:t>
      </w:r>
      <w:r>
        <w:rPr>
          <w:rFonts w:ascii="Times New Roman" w:hAnsi="Times New Roman" w:cs="Times New Roman"/>
          <w:sz w:val="24"/>
          <w:szCs w:val="24"/>
        </w:rPr>
        <w:t>asted column</w:t>
      </w:r>
    </w:p>
    <w:p w:rsidR="00E70536" w:rsidRPr="006B7FD8" w:rsidRDefault="00E70536" w:rsidP="001A5C10">
      <w:pPr>
        <w:pStyle w:val="Heading4"/>
        <w:spacing w:line="360" w:lineRule="auto"/>
        <w:ind w:left="1260"/>
        <w:jc w:val="both"/>
        <w:rPr>
          <w:rStyle w:val="fontstyle01"/>
          <w:b/>
          <w:color w:val="auto"/>
        </w:rPr>
      </w:pPr>
      <w:r w:rsidRPr="006B7FD8">
        <w:rPr>
          <w:rStyle w:val="fontstyle01"/>
          <w:b/>
          <w:color w:val="auto"/>
        </w:rPr>
        <w:lastRenderedPageBreak/>
        <w:t>4.</w:t>
      </w:r>
      <w:r w:rsidR="00EB36BD">
        <w:rPr>
          <w:rStyle w:val="fontstyle01"/>
          <w:b/>
          <w:color w:val="auto"/>
        </w:rPr>
        <w:t>4</w:t>
      </w:r>
      <w:r w:rsidRPr="006B7FD8">
        <w:rPr>
          <w:rStyle w:val="fontstyle01"/>
          <w:b/>
          <w:color w:val="auto"/>
        </w:rPr>
        <w:t xml:space="preserve">   SLAB</w:t>
      </w:r>
      <w:r>
        <w:rPr>
          <w:rStyle w:val="fontstyle01"/>
          <w:b/>
          <w:color w:val="auto"/>
        </w:rPr>
        <w:t xml:space="preserve"> REINFORCEMENT</w:t>
      </w:r>
    </w:p>
    <w:p w:rsidR="00E70536" w:rsidRPr="006B7FD8" w:rsidRDefault="00E70536"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A slab is a structural element, made of concrete, that is used to create flat horizontal surfaces such as floors, roof decks and ceilings. A slab is generally several inches thick and supported by beams and columns. Concrete slab can be prefabricated off-site and lowered into place or may be poured in-situ using formwork.</w:t>
      </w:r>
    </w:p>
    <w:p w:rsidR="00E70536" w:rsidRDefault="00E70536"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The convectional slab was used on site also known as a two-way slab. The two-way slab is supported by beams on all four sides, carrying the load along both directions.</w:t>
      </w:r>
    </w:p>
    <w:p w:rsidR="00E70536" w:rsidRDefault="00E70536" w:rsidP="001A5C10">
      <w:pPr>
        <w:spacing w:line="360" w:lineRule="auto"/>
        <w:ind w:left="1260"/>
        <w:jc w:val="both"/>
        <w:rPr>
          <w:rStyle w:val="fontstyle01"/>
          <w:color w:val="auto"/>
        </w:rPr>
      </w:pPr>
      <w:r>
        <w:rPr>
          <w:noProof/>
        </w:rPr>
        <w:drawing>
          <wp:inline distT="0" distB="0" distL="0" distR="0">
            <wp:extent cx="2277534" cy="303671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0346" cy="3040460"/>
                    </a:xfrm>
                    <a:prstGeom prst="rect">
                      <a:avLst/>
                    </a:prstGeom>
                    <a:noFill/>
                    <a:ln>
                      <a:noFill/>
                    </a:ln>
                  </pic:spPr>
                </pic:pic>
              </a:graphicData>
            </a:graphic>
          </wp:inline>
        </w:drawing>
      </w:r>
      <w:r>
        <w:rPr>
          <w:noProof/>
        </w:rPr>
        <w:drawing>
          <wp:inline distT="0" distB="0" distL="0" distR="0">
            <wp:extent cx="2252133" cy="300284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467" cy="3021955"/>
                    </a:xfrm>
                    <a:prstGeom prst="rect">
                      <a:avLst/>
                    </a:prstGeom>
                    <a:noFill/>
                    <a:ln>
                      <a:noFill/>
                    </a:ln>
                  </pic:spPr>
                </pic:pic>
              </a:graphicData>
            </a:graphic>
          </wp:inline>
        </w:drawing>
      </w:r>
    </w:p>
    <w:p w:rsidR="00F23DB0" w:rsidRDefault="00E70536"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w:t>
      </w:r>
      <w:r>
        <w:rPr>
          <w:rFonts w:ascii="Times New Roman" w:hAnsi="Times New Roman" w:cs="Times New Roman"/>
          <w:sz w:val="24"/>
          <w:szCs w:val="24"/>
        </w:rPr>
        <w:t xml:space="preserve">4 </w:t>
      </w:r>
      <w:r w:rsidR="00800E94">
        <w:rPr>
          <w:rFonts w:ascii="Times New Roman" w:hAnsi="Times New Roman" w:cs="Times New Roman"/>
          <w:sz w:val="24"/>
          <w:szCs w:val="24"/>
        </w:rPr>
        <w:t>C</w:t>
      </w:r>
      <w:r>
        <w:rPr>
          <w:rFonts w:ascii="Times New Roman" w:hAnsi="Times New Roman" w:cs="Times New Roman"/>
          <w:sz w:val="24"/>
          <w:szCs w:val="24"/>
        </w:rPr>
        <w:t xml:space="preserve">antilever </w:t>
      </w:r>
      <w:r w:rsidR="002A27C6">
        <w:rPr>
          <w:rFonts w:ascii="Times New Roman" w:hAnsi="Times New Roman" w:cs="Times New Roman"/>
          <w:sz w:val="24"/>
          <w:szCs w:val="24"/>
        </w:rPr>
        <w:t>slab</w:t>
      </w:r>
      <w:r w:rsidR="00B76EE0">
        <w:rPr>
          <w:rFonts w:ascii="Times New Roman" w:hAnsi="Times New Roman" w:cs="Times New Roman"/>
          <w:sz w:val="24"/>
          <w:szCs w:val="24"/>
        </w:rPr>
        <w:t xml:space="preserve">Fig </w:t>
      </w:r>
      <w:r w:rsidR="0091577B">
        <w:rPr>
          <w:rFonts w:ascii="Times New Roman" w:hAnsi="Times New Roman" w:cs="Times New Roman"/>
          <w:sz w:val="24"/>
          <w:szCs w:val="24"/>
        </w:rPr>
        <w:t>1.5</w:t>
      </w:r>
      <w:r w:rsidR="00800E94">
        <w:rPr>
          <w:rFonts w:ascii="Times New Roman" w:hAnsi="Times New Roman" w:cs="Times New Roman"/>
          <w:sz w:val="24"/>
          <w:szCs w:val="24"/>
        </w:rPr>
        <w:t>C</w:t>
      </w:r>
      <w:r w:rsidR="00B76EE0">
        <w:rPr>
          <w:rFonts w:ascii="Times New Roman" w:hAnsi="Times New Roman" w:cs="Times New Roman"/>
          <w:sz w:val="24"/>
          <w:szCs w:val="24"/>
        </w:rPr>
        <w:t xml:space="preserve">antilever </w:t>
      </w:r>
      <w:r w:rsidR="002A27C6">
        <w:rPr>
          <w:rFonts w:ascii="Times New Roman" w:hAnsi="Times New Roman" w:cs="Times New Roman"/>
          <w:sz w:val="24"/>
          <w:szCs w:val="24"/>
        </w:rPr>
        <w:t>slab</w:t>
      </w:r>
    </w:p>
    <w:p w:rsidR="00D468D4" w:rsidRPr="006B7FD8" w:rsidRDefault="00D468D4"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Concrete Floor Slab Construction Process</w:t>
      </w:r>
    </w:p>
    <w:p w:rsidR="00D468D4" w:rsidRPr="006B7FD8" w:rsidRDefault="003C5689" w:rsidP="001A5C10">
      <w:pPr>
        <w:pStyle w:val="ListParagraph"/>
        <w:spacing w:line="360" w:lineRule="auto"/>
        <w:ind w:left="1260"/>
        <w:jc w:val="both"/>
        <w:rPr>
          <w:rFonts w:ascii="Times New Roman" w:hAnsi="Times New Roman" w:cs="Times New Roman"/>
          <w:sz w:val="24"/>
          <w:szCs w:val="24"/>
        </w:rPr>
      </w:pPr>
      <w:bookmarkStart w:id="3" w:name="_Hlk94367431"/>
      <w:r>
        <w:rPr>
          <w:rFonts w:ascii="Times New Roman" w:hAnsi="Times New Roman" w:cs="Times New Roman"/>
          <w:sz w:val="24"/>
          <w:szCs w:val="24"/>
        </w:rPr>
        <w:t xml:space="preserve">1. </w:t>
      </w:r>
      <w:r w:rsidR="00D468D4" w:rsidRPr="006B7FD8">
        <w:rPr>
          <w:rFonts w:ascii="Times New Roman" w:hAnsi="Times New Roman" w:cs="Times New Roman"/>
          <w:sz w:val="24"/>
          <w:szCs w:val="24"/>
        </w:rPr>
        <w:t>Assemble and Erect Formwork</w:t>
      </w:r>
      <w:bookmarkEnd w:id="3"/>
    </w:p>
    <w:p w:rsidR="00D468D4" w:rsidRPr="006B7FD8" w:rsidRDefault="003C5689" w:rsidP="001A5C10">
      <w:pPr>
        <w:pStyle w:val="ListParagraph"/>
        <w:spacing w:line="360" w:lineRule="auto"/>
        <w:ind w:left="1260"/>
        <w:jc w:val="both"/>
        <w:rPr>
          <w:rFonts w:ascii="Times New Roman" w:hAnsi="Times New Roman" w:cs="Times New Roman"/>
          <w:sz w:val="24"/>
          <w:szCs w:val="24"/>
        </w:rPr>
      </w:pPr>
      <w:bookmarkStart w:id="4" w:name="_Hlk94367458"/>
      <w:r>
        <w:rPr>
          <w:rFonts w:ascii="Times New Roman" w:hAnsi="Times New Roman" w:cs="Times New Roman"/>
          <w:sz w:val="24"/>
          <w:szCs w:val="24"/>
        </w:rPr>
        <w:t xml:space="preserve">2. </w:t>
      </w:r>
      <w:r w:rsidR="00D468D4" w:rsidRPr="006B7FD8">
        <w:rPr>
          <w:rFonts w:ascii="Times New Roman" w:hAnsi="Times New Roman" w:cs="Times New Roman"/>
          <w:sz w:val="24"/>
          <w:szCs w:val="24"/>
        </w:rPr>
        <w:t>Prepare and Place Reinforcement</w:t>
      </w:r>
    </w:p>
    <w:bookmarkEnd w:id="4"/>
    <w:p w:rsidR="00D468D4" w:rsidRPr="006B7FD8" w:rsidRDefault="003C5689"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3. </w:t>
      </w:r>
      <w:r w:rsidR="00D468D4" w:rsidRPr="006B7FD8">
        <w:rPr>
          <w:rFonts w:ascii="Times New Roman" w:hAnsi="Times New Roman" w:cs="Times New Roman"/>
          <w:sz w:val="24"/>
          <w:szCs w:val="24"/>
        </w:rPr>
        <w:t>Pour, Compact and Finish Concrete</w:t>
      </w:r>
    </w:p>
    <w:p w:rsidR="00F23DB0" w:rsidRDefault="003C5689"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4. </w:t>
      </w:r>
      <w:r w:rsidR="00D468D4" w:rsidRPr="006B7FD8">
        <w:rPr>
          <w:rFonts w:ascii="Times New Roman" w:hAnsi="Times New Roman" w:cs="Times New Roman"/>
          <w:sz w:val="24"/>
          <w:szCs w:val="24"/>
        </w:rPr>
        <w:t>Curing Concrete and Remove Formwor</w:t>
      </w:r>
      <w:r w:rsidR="00F23DB0">
        <w:rPr>
          <w:rFonts w:ascii="Times New Roman" w:hAnsi="Times New Roman" w:cs="Times New Roman"/>
          <w:sz w:val="24"/>
          <w:szCs w:val="24"/>
        </w:rPr>
        <w:t>k</w:t>
      </w:r>
    </w:p>
    <w:p w:rsidR="00F23DB0" w:rsidRPr="006B7FD8" w:rsidRDefault="00F23DB0" w:rsidP="001A5C10">
      <w:pPr>
        <w:pStyle w:val="ListParagraph"/>
        <w:spacing w:line="360" w:lineRule="auto"/>
        <w:ind w:left="1260"/>
        <w:jc w:val="both"/>
        <w:rPr>
          <w:rFonts w:ascii="Times New Roman" w:hAnsi="Times New Roman" w:cs="Times New Roman"/>
          <w:sz w:val="24"/>
          <w:szCs w:val="24"/>
        </w:rPr>
      </w:pPr>
    </w:p>
    <w:p w:rsidR="008E6DB1" w:rsidRPr="006B7FD8" w:rsidRDefault="00B76EE0" w:rsidP="001A5C10">
      <w:pPr>
        <w:pStyle w:val="ListParagraph"/>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t>1.</w:t>
      </w:r>
      <w:r w:rsidR="008E6DB1" w:rsidRPr="006B7FD8">
        <w:rPr>
          <w:rFonts w:ascii="Times New Roman" w:hAnsi="Times New Roman" w:cs="Times New Roman"/>
          <w:b/>
          <w:sz w:val="24"/>
          <w:szCs w:val="24"/>
        </w:rPr>
        <w:t>Assemble and erect formwork</w:t>
      </w:r>
    </w:p>
    <w:p w:rsidR="0074018B" w:rsidRPr="0074018B" w:rsidRDefault="006B162D"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The formwork is designed to withstand construction loads such as fresh concrete pressure and weight of workers and operators and their machines. Moreover, there </w:t>
      </w:r>
      <w:r w:rsidRPr="006B7FD8">
        <w:rPr>
          <w:rFonts w:ascii="Times New Roman" w:hAnsi="Times New Roman" w:cs="Times New Roman"/>
          <w:sz w:val="24"/>
          <w:szCs w:val="24"/>
        </w:rPr>
        <w:lastRenderedPageBreak/>
        <w:t>are various construction aspects that need to be considered during the erection of formworks. For example, it should be positioned correctly, lined and levelled, joints sealed adequately, and prevent protruding of nails into the concrete etc</w:t>
      </w:r>
      <w:r w:rsidR="007F527B" w:rsidRPr="006B7FD8">
        <w:rPr>
          <w:rFonts w:ascii="Times New Roman" w:hAnsi="Times New Roman" w:cs="Times New Roman"/>
          <w:sz w:val="24"/>
          <w:szCs w:val="24"/>
        </w:rPr>
        <w:t>.</w:t>
      </w:r>
    </w:p>
    <w:p w:rsidR="006B162D" w:rsidRPr="006B7FD8" w:rsidRDefault="0010174F" w:rsidP="001A5C10">
      <w:pPr>
        <w:pStyle w:val="ListParagraph"/>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t>2.</w:t>
      </w:r>
      <w:r w:rsidR="007F527B" w:rsidRPr="006B7FD8">
        <w:rPr>
          <w:rFonts w:ascii="Times New Roman" w:hAnsi="Times New Roman" w:cs="Times New Roman"/>
          <w:b/>
          <w:sz w:val="24"/>
          <w:szCs w:val="24"/>
        </w:rPr>
        <w:t>Prepare and Place Reinforcement for Slab</w:t>
      </w:r>
    </w:p>
    <w:p w:rsidR="00483124" w:rsidRPr="006B7FD8" w:rsidRDefault="00483124"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Prior to the placement of reinforcement for concrete floor slab construction, inspect and check forms to confirm that the dimensions and the location of the concrete members conform to the structural plans.</w:t>
      </w:r>
    </w:p>
    <w:p w:rsidR="00483124" w:rsidRDefault="00483124"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After preparation is completed, steel bars are placed into their positions with the provision of specified spacings and concrete cover.</w:t>
      </w:r>
    </w:p>
    <w:p w:rsidR="0010174F" w:rsidRDefault="0010174F" w:rsidP="001A5C10">
      <w:pPr>
        <w:pStyle w:val="ListParagraph"/>
        <w:spacing w:line="360" w:lineRule="auto"/>
        <w:ind w:left="1260"/>
        <w:jc w:val="both"/>
        <w:rPr>
          <w:rFonts w:ascii="Times New Roman" w:hAnsi="Times New Roman" w:cs="Times New Roman"/>
          <w:sz w:val="24"/>
          <w:szCs w:val="24"/>
        </w:rPr>
      </w:pPr>
      <w:r>
        <w:rPr>
          <w:noProof/>
        </w:rPr>
        <w:drawing>
          <wp:inline distT="0" distB="0" distL="0" distR="0">
            <wp:extent cx="3843867" cy="2882901"/>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1187" cy="3060891"/>
                    </a:xfrm>
                    <a:prstGeom prst="rect">
                      <a:avLst/>
                    </a:prstGeom>
                    <a:noFill/>
                    <a:ln>
                      <a:noFill/>
                    </a:ln>
                  </pic:spPr>
                </pic:pic>
              </a:graphicData>
            </a:graphic>
          </wp:inline>
        </w:drawing>
      </w:r>
    </w:p>
    <w:p w:rsidR="0010174F" w:rsidRDefault="0010174F"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w:t>
      </w:r>
      <w:r>
        <w:rPr>
          <w:rFonts w:ascii="Times New Roman" w:hAnsi="Times New Roman" w:cs="Times New Roman"/>
          <w:sz w:val="24"/>
          <w:szCs w:val="24"/>
        </w:rPr>
        <w:t xml:space="preserve">6 </w:t>
      </w:r>
      <w:r w:rsidR="00CA2DCB">
        <w:rPr>
          <w:rFonts w:ascii="Times New Roman" w:hAnsi="Times New Roman" w:cs="Times New Roman"/>
          <w:sz w:val="24"/>
          <w:szCs w:val="24"/>
        </w:rPr>
        <w:t>S</w:t>
      </w:r>
      <w:r>
        <w:rPr>
          <w:rFonts w:ascii="Times New Roman" w:hAnsi="Times New Roman" w:cs="Times New Roman"/>
          <w:sz w:val="24"/>
          <w:szCs w:val="24"/>
        </w:rPr>
        <w:t>lab reinforcement</w:t>
      </w:r>
    </w:p>
    <w:p w:rsidR="0010174F" w:rsidRPr="006B7FD8" w:rsidRDefault="0010174F" w:rsidP="001A5C10">
      <w:pPr>
        <w:pStyle w:val="ListParagraph"/>
        <w:spacing w:line="360" w:lineRule="auto"/>
        <w:ind w:left="1260"/>
        <w:jc w:val="both"/>
        <w:rPr>
          <w:rFonts w:ascii="Times New Roman" w:hAnsi="Times New Roman" w:cs="Times New Roman"/>
          <w:sz w:val="24"/>
          <w:szCs w:val="24"/>
        </w:rPr>
      </w:pPr>
    </w:p>
    <w:p w:rsidR="00483124" w:rsidRPr="006B7FD8" w:rsidRDefault="0010174F" w:rsidP="001A5C10">
      <w:pPr>
        <w:pStyle w:val="ListParagraph"/>
        <w:tabs>
          <w:tab w:val="left" w:pos="900"/>
        </w:tabs>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t>3.</w:t>
      </w:r>
      <w:r w:rsidR="007E1895" w:rsidRPr="006B7FD8">
        <w:rPr>
          <w:rFonts w:ascii="Times New Roman" w:hAnsi="Times New Roman" w:cs="Times New Roman"/>
          <w:b/>
          <w:sz w:val="24"/>
          <w:szCs w:val="24"/>
        </w:rPr>
        <w:t>Cast, Compact and Finishing Concrete Floor Slab</w:t>
      </w:r>
    </w:p>
    <w:p w:rsidR="007E1895" w:rsidRDefault="007E1895"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Mixing, transporting, and handling of concrete shall be properly coordinated with placing and finishing works. In floor slab, begin concrete placing along the perimeter at one end of the work with each batch placed against previously dispatched concrete.</w:t>
      </w:r>
    </w:p>
    <w:p w:rsidR="0010174F" w:rsidRDefault="0010174F" w:rsidP="001A5C10">
      <w:pPr>
        <w:pStyle w:val="ListParagraph"/>
        <w:spacing w:line="360" w:lineRule="auto"/>
        <w:ind w:left="1260"/>
        <w:jc w:val="both"/>
        <w:rPr>
          <w:rFonts w:ascii="Times New Roman" w:hAnsi="Times New Roman" w:cs="Times New Roman"/>
          <w:sz w:val="24"/>
          <w:szCs w:val="24"/>
        </w:rPr>
      </w:pPr>
      <w:r>
        <w:rPr>
          <w:noProof/>
        </w:rPr>
        <w:lastRenderedPageBreak/>
        <w:drawing>
          <wp:inline distT="0" distB="0" distL="0" distR="0">
            <wp:extent cx="3505200" cy="2628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0089" cy="2782567"/>
                    </a:xfrm>
                    <a:prstGeom prst="rect">
                      <a:avLst/>
                    </a:prstGeom>
                    <a:noFill/>
                    <a:ln>
                      <a:noFill/>
                    </a:ln>
                  </pic:spPr>
                </pic:pic>
              </a:graphicData>
            </a:graphic>
          </wp:inline>
        </w:drawing>
      </w:r>
    </w:p>
    <w:p w:rsidR="0010174F" w:rsidRPr="006B7FD8" w:rsidRDefault="0010174F"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w:t>
      </w:r>
      <w:r>
        <w:rPr>
          <w:rFonts w:ascii="Times New Roman" w:hAnsi="Times New Roman" w:cs="Times New Roman"/>
          <w:sz w:val="24"/>
          <w:szCs w:val="24"/>
        </w:rPr>
        <w:t xml:space="preserve">7 </w:t>
      </w:r>
      <w:r w:rsidR="00CA2DCB">
        <w:rPr>
          <w:rFonts w:ascii="Times New Roman" w:hAnsi="Times New Roman" w:cs="Times New Roman"/>
          <w:sz w:val="24"/>
          <w:szCs w:val="24"/>
        </w:rPr>
        <w:t>C</w:t>
      </w:r>
      <w:r>
        <w:rPr>
          <w:rFonts w:ascii="Times New Roman" w:hAnsi="Times New Roman" w:cs="Times New Roman"/>
          <w:sz w:val="24"/>
          <w:szCs w:val="24"/>
        </w:rPr>
        <w:t>asting of concrete</w:t>
      </w:r>
    </w:p>
    <w:p w:rsidR="007E1895" w:rsidRPr="006B7FD8" w:rsidRDefault="0010174F" w:rsidP="001A5C10">
      <w:pPr>
        <w:pStyle w:val="ListParagraph"/>
        <w:tabs>
          <w:tab w:val="left" w:pos="900"/>
        </w:tabs>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t>4.</w:t>
      </w:r>
      <w:r w:rsidR="007E1895" w:rsidRPr="006B7FD8">
        <w:rPr>
          <w:rFonts w:ascii="Times New Roman" w:hAnsi="Times New Roman" w:cs="Times New Roman"/>
          <w:b/>
          <w:sz w:val="24"/>
          <w:szCs w:val="24"/>
        </w:rPr>
        <w:t>Curing Concrete and Remove Formwork</w:t>
      </w:r>
    </w:p>
    <w:p w:rsidR="007E1895" w:rsidRPr="006B7FD8" w:rsidRDefault="007E1895"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After finishing ended, suitable technique shall be used to cure the concrete adequately. Slab curing methods such as water cure; concrete is flooded; ponded; or mist sprayed.</w:t>
      </w:r>
    </w:p>
    <w:p w:rsidR="007E1895" w:rsidRPr="006B7FD8" w:rsidRDefault="007A1FF2"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But on our site, liquid substance was poured into the formwork before the slab was casted, the purpose for this was </w:t>
      </w:r>
      <w:r w:rsidRPr="006B7FD8">
        <w:rPr>
          <w:rFonts w:ascii="Times New Roman" w:hAnsi="Times New Roman" w:cs="Times New Roman"/>
          <w:sz w:val="24"/>
          <w:szCs w:val="24"/>
        </w:rPr>
        <w:t>used to ke</w:t>
      </w:r>
      <w:r>
        <w:rPr>
          <w:rFonts w:ascii="Times New Roman" w:hAnsi="Times New Roman" w:cs="Times New Roman"/>
          <w:sz w:val="24"/>
          <w:szCs w:val="24"/>
        </w:rPr>
        <w:t xml:space="preserve">ep the </w:t>
      </w:r>
      <w:r w:rsidRPr="006B7FD8">
        <w:rPr>
          <w:rFonts w:ascii="Times New Roman" w:hAnsi="Times New Roman" w:cs="Times New Roman"/>
          <w:sz w:val="24"/>
          <w:szCs w:val="24"/>
        </w:rPr>
        <w:t>slab surface wet continuously</w:t>
      </w:r>
      <w:r>
        <w:rPr>
          <w:rFonts w:ascii="Times New Roman" w:hAnsi="Times New Roman" w:cs="Times New Roman"/>
          <w:sz w:val="24"/>
          <w:szCs w:val="24"/>
        </w:rPr>
        <w:t xml:space="preserve"> and to aid the removal of the formwork after hardening.</w:t>
      </w:r>
    </w:p>
    <w:p w:rsidR="008E6DB1" w:rsidRDefault="007E1895"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Regarding curing, it is recommended to remove formworks after 14 days.</w:t>
      </w:r>
    </w:p>
    <w:p w:rsidR="007A1FF2" w:rsidRDefault="007A1FF2" w:rsidP="001A5C10">
      <w:pPr>
        <w:pStyle w:val="ListParagraph"/>
        <w:spacing w:line="360" w:lineRule="auto"/>
        <w:ind w:left="1260"/>
        <w:jc w:val="both"/>
        <w:rPr>
          <w:rFonts w:ascii="Times New Roman" w:hAnsi="Times New Roman" w:cs="Times New Roman"/>
          <w:sz w:val="24"/>
          <w:szCs w:val="24"/>
        </w:rPr>
      </w:pPr>
    </w:p>
    <w:p w:rsidR="007A1FF2" w:rsidRDefault="007A1FF2" w:rsidP="001A5C10">
      <w:pPr>
        <w:pStyle w:val="ListParagraph"/>
        <w:spacing w:line="360" w:lineRule="auto"/>
        <w:ind w:left="1260"/>
        <w:jc w:val="both"/>
        <w:rPr>
          <w:rFonts w:ascii="Times New Roman" w:hAnsi="Times New Roman" w:cs="Times New Roman"/>
          <w:sz w:val="24"/>
          <w:szCs w:val="24"/>
        </w:rPr>
      </w:pPr>
    </w:p>
    <w:p w:rsidR="007E1895" w:rsidRPr="0010174F" w:rsidRDefault="00CF1131" w:rsidP="001A5C10">
      <w:pPr>
        <w:pStyle w:val="ListParagraph"/>
        <w:spacing w:line="360" w:lineRule="auto"/>
        <w:ind w:left="1260"/>
        <w:jc w:val="both"/>
        <w:rPr>
          <w:rStyle w:val="fontstyle01"/>
          <w:color w:val="auto"/>
        </w:rPr>
      </w:pPr>
      <w:r w:rsidRPr="00EB36BD">
        <w:rPr>
          <w:rStyle w:val="fontstyle01"/>
          <w:b/>
          <w:i/>
          <w:iCs/>
          <w:color w:val="auto"/>
        </w:rPr>
        <w:t>4.</w:t>
      </w:r>
      <w:r w:rsidR="00EB36BD" w:rsidRPr="00EB36BD">
        <w:rPr>
          <w:rStyle w:val="fontstyle01"/>
          <w:b/>
          <w:i/>
          <w:iCs/>
          <w:color w:val="auto"/>
        </w:rPr>
        <w:t>5</w:t>
      </w:r>
      <w:r w:rsidR="007E1895" w:rsidRPr="006B7FD8">
        <w:rPr>
          <w:rStyle w:val="fontstyle01"/>
          <w:b/>
          <w:color w:val="auto"/>
        </w:rPr>
        <w:t xml:space="preserve">   BEAM</w:t>
      </w:r>
      <w:r>
        <w:rPr>
          <w:rStyle w:val="fontstyle01"/>
          <w:b/>
          <w:color w:val="auto"/>
        </w:rPr>
        <w:t xml:space="preserve"> REINFORCEMENT</w:t>
      </w:r>
    </w:p>
    <w:p w:rsidR="007E1895" w:rsidRPr="006B7FD8" w:rsidRDefault="001201AE"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Beams are structural elements that resist loads applied laterally to their axis. </w:t>
      </w:r>
      <w:r w:rsidR="00A56AAD">
        <w:rPr>
          <w:rFonts w:ascii="Times New Roman" w:hAnsi="Times New Roman" w:cs="Times New Roman"/>
          <w:sz w:val="24"/>
          <w:szCs w:val="24"/>
        </w:rPr>
        <w:t xml:space="preserve">Beams basically transfer horizontal loads. </w:t>
      </w:r>
      <w:r w:rsidRPr="006B7FD8">
        <w:rPr>
          <w:rFonts w:ascii="Times New Roman" w:hAnsi="Times New Roman" w:cs="Times New Roman"/>
          <w:sz w:val="24"/>
          <w:szCs w:val="24"/>
        </w:rPr>
        <w:t xml:space="preserve">They typically transfer loads imposed along their length to their endpoints where the loads are transferred to columns, foundations, and </w:t>
      </w:r>
      <w:r w:rsidR="00A56AAD">
        <w:rPr>
          <w:rFonts w:ascii="Times New Roman" w:hAnsi="Times New Roman" w:cs="Times New Roman"/>
          <w:sz w:val="24"/>
          <w:szCs w:val="24"/>
        </w:rPr>
        <w:t>to the soil</w:t>
      </w:r>
      <w:r w:rsidRPr="006B7FD8">
        <w:rPr>
          <w:rFonts w:ascii="Times New Roman" w:hAnsi="Times New Roman" w:cs="Times New Roman"/>
          <w:sz w:val="24"/>
          <w:szCs w:val="24"/>
        </w:rPr>
        <w:t>.</w:t>
      </w:r>
    </w:p>
    <w:p w:rsidR="0091577B" w:rsidRDefault="0091577B" w:rsidP="001A5C10">
      <w:pPr>
        <w:spacing w:line="360" w:lineRule="auto"/>
        <w:ind w:left="1260"/>
        <w:jc w:val="both"/>
        <w:rPr>
          <w:rFonts w:ascii="Times New Roman" w:hAnsi="Times New Roman" w:cs="Times New Roman"/>
          <w:b/>
          <w:sz w:val="24"/>
          <w:szCs w:val="24"/>
        </w:rPr>
      </w:pPr>
    </w:p>
    <w:p w:rsidR="0091577B" w:rsidRDefault="0091577B" w:rsidP="001A5C10">
      <w:pPr>
        <w:spacing w:line="360" w:lineRule="auto"/>
        <w:ind w:left="1260"/>
        <w:jc w:val="both"/>
        <w:rPr>
          <w:rFonts w:ascii="Times New Roman" w:hAnsi="Times New Roman" w:cs="Times New Roman"/>
          <w:b/>
          <w:sz w:val="24"/>
          <w:szCs w:val="24"/>
        </w:rPr>
      </w:pPr>
    </w:p>
    <w:p w:rsidR="001201AE" w:rsidRPr="006B7FD8" w:rsidRDefault="001201AE"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lastRenderedPageBreak/>
        <w:t>Beam Construction Method</w:t>
      </w:r>
    </w:p>
    <w:p w:rsidR="00E2703C" w:rsidRPr="006B7FD8" w:rsidRDefault="00E2703C" w:rsidP="001A5C10">
      <w:pPr>
        <w:pStyle w:val="ListParagraph"/>
        <w:numPr>
          <w:ilvl w:val="0"/>
          <w:numId w:val="28"/>
        </w:numPr>
        <w:spacing w:line="360" w:lineRule="auto"/>
        <w:jc w:val="both"/>
        <w:rPr>
          <w:rFonts w:ascii="Times New Roman" w:hAnsi="Times New Roman" w:cs="Times New Roman"/>
          <w:b/>
          <w:sz w:val="24"/>
          <w:szCs w:val="24"/>
        </w:rPr>
      </w:pPr>
      <w:r w:rsidRPr="006B7FD8">
        <w:rPr>
          <w:rFonts w:ascii="Times New Roman" w:hAnsi="Times New Roman" w:cs="Times New Roman"/>
          <w:b/>
          <w:sz w:val="24"/>
          <w:szCs w:val="24"/>
        </w:rPr>
        <w:t>Formwork</w:t>
      </w:r>
      <w:r w:rsidR="00F23DB0">
        <w:rPr>
          <w:rFonts w:ascii="Times New Roman" w:hAnsi="Times New Roman" w:cs="Times New Roman"/>
          <w:b/>
          <w:sz w:val="24"/>
          <w:szCs w:val="24"/>
        </w:rPr>
        <w:t xml:space="preserve">: </w:t>
      </w:r>
      <w:r w:rsidR="00F23DB0" w:rsidRPr="006B7FD8">
        <w:rPr>
          <w:rFonts w:ascii="Times New Roman" w:hAnsi="Times New Roman" w:cs="Times New Roman"/>
          <w:sz w:val="24"/>
          <w:szCs w:val="24"/>
        </w:rPr>
        <w:t>The formwork is essential for sustaining concrete properly. Formworkoffers the strong support to the wet concrete</w:t>
      </w:r>
      <w:r w:rsidR="0091577B" w:rsidRPr="006B7FD8">
        <w:rPr>
          <w:rFonts w:ascii="Times New Roman" w:hAnsi="Times New Roman" w:cs="Times New Roman"/>
          <w:sz w:val="24"/>
          <w:szCs w:val="24"/>
        </w:rPr>
        <w:t>unless it has attained adequate stability to become self-supporting.</w:t>
      </w:r>
    </w:p>
    <w:p w:rsidR="00D21ECB" w:rsidRPr="0091577B" w:rsidRDefault="00E2703C" w:rsidP="001A5C10">
      <w:pPr>
        <w:pStyle w:val="ListParagraph"/>
        <w:numPr>
          <w:ilvl w:val="0"/>
          <w:numId w:val="28"/>
        </w:numPr>
        <w:spacing w:line="360" w:lineRule="auto"/>
        <w:jc w:val="both"/>
        <w:rPr>
          <w:rFonts w:ascii="Times New Roman" w:hAnsi="Times New Roman" w:cs="Times New Roman"/>
          <w:sz w:val="24"/>
          <w:szCs w:val="24"/>
        </w:rPr>
      </w:pPr>
      <w:r w:rsidRPr="00D21ECB">
        <w:rPr>
          <w:rFonts w:ascii="Times New Roman" w:hAnsi="Times New Roman" w:cs="Times New Roman"/>
          <w:b/>
          <w:sz w:val="24"/>
          <w:szCs w:val="24"/>
        </w:rPr>
        <w:t>Bending and binding steel bars</w:t>
      </w:r>
      <w:r w:rsidR="0091577B">
        <w:rPr>
          <w:rFonts w:ascii="Times New Roman" w:hAnsi="Times New Roman" w:cs="Times New Roman"/>
          <w:b/>
          <w:sz w:val="24"/>
          <w:szCs w:val="24"/>
        </w:rPr>
        <w:t xml:space="preserve">: </w:t>
      </w:r>
      <w:r w:rsidRPr="0091577B">
        <w:rPr>
          <w:rFonts w:ascii="Times New Roman" w:hAnsi="Times New Roman" w:cs="Times New Roman"/>
          <w:sz w:val="24"/>
          <w:szCs w:val="24"/>
        </w:rPr>
        <w:t>While creating the design of the beam, it is assumed that the concrete has good compressive strength but it is feeble in tensile strength. To make the structure sustainable against the tensile stress, the steel bars are arranged properly.</w:t>
      </w:r>
    </w:p>
    <w:p w:rsidR="00D21ECB" w:rsidRPr="0091577B" w:rsidRDefault="00E2703C" w:rsidP="001A5C10">
      <w:pPr>
        <w:pStyle w:val="ListParagraph"/>
        <w:numPr>
          <w:ilvl w:val="0"/>
          <w:numId w:val="28"/>
        </w:numPr>
        <w:spacing w:line="360" w:lineRule="auto"/>
        <w:jc w:val="both"/>
        <w:rPr>
          <w:rFonts w:ascii="Times New Roman" w:hAnsi="Times New Roman" w:cs="Times New Roman"/>
          <w:sz w:val="24"/>
          <w:szCs w:val="24"/>
        </w:rPr>
      </w:pPr>
      <w:r w:rsidRPr="00D21ECB">
        <w:rPr>
          <w:rFonts w:ascii="Times New Roman" w:hAnsi="Times New Roman" w:cs="Times New Roman"/>
          <w:b/>
          <w:sz w:val="24"/>
          <w:szCs w:val="24"/>
        </w:rPr>
        <w:t>Placement of steel bars</w:t>
      </w:r>
      <w:r w:rsidR="0091577B">
        <w:rPr>
          <w:rFonts w:ascii="Times New Roman" w:hAnsi="Times New Roman" w:cs="Times New Roman"/>
          <w:b/>
          <w:sz w:val="24"/>
          <w:szCs w:val="24"/>
        </w:rPr>
        <w:t xml:space="preserve">: </w:t>
      </w:r>
      <w:r w:rsidRPr="0091577B">
        <w:rPr>
          <w:rFonts w:ascii="Times New Roman" w:hAnsi="Times New Roman" w:cs="Times New Roman"/>
          <w:sz w:val="24"/>
          <w:szCs w:val="24"/>
        </w:rPr>
        <w:t xml:space="preserve">Steel bars diameter and its distance in RCC slab is computed by designing the beam based on the load and span of the slab. 16 mm diameter steel bars </w:t>
      </w:r>
      <w:r w:rsidR="00D21ECB" w:rsidRPr="0091577B">
        <w:rPr>
          <w:rFonts w:ascii="Times New Roman" w:hAnsi="Times New Roman" w:cs="Times New Roman"/>
          <w:sz w:val="24"/>
          <w:szCs w:val="24"/>
        </w:rPr>
        <w:t>were</w:t>
      </w:r>
      <w:r w:rsidRPr="0091577B">
        <w:rPr>
          <w:rFonts w:ascii="Times New Roman" w:hAnsi="Times New Roman" w:cs="Times New Roman"/>
          <w:sz w:val="24"/>
          <w:szCs w:val="24"/>
        </w:rPr>
        <w:t xml:space="preserve"> utilized in the beam.</w:t>
      </w:r>
    </w:p>
    <w:p w:rsidR="00D21ECB" w:rsidRPr="0091577B" w:rsidRDefault="00E2703C" w:rsidP="001A5C10">
      <w:pPr>
        <w:pStyle w:val="ListParagraph"/>
        <w:numPr>
          <w:ilvl w:val="0"/>
          <w:numId w:val="28"/>
        </w:numPr>
        <w:spacing w:line="360" w:lineRule="auto"/>
        <w:jc w:val="both"/>
        <w:rPr>
          <w:rFonts w:ascii="Times New Roman" w:hAnsi="Times New Roman" w:cs="Times New Roman"/>
          <w:sz w:val="24"/>
          <w:szCs w:val="24"/>
        </w:rPr>
      </w:pPr>
      <w:r w:rsidRPr="00D21ECB">
        <w:rPr>
          <w:rFonts w:ascii="Times New Roman" w:hAnsi="Times New Roman" w:cs="Times New Roman"/>
          <w:b/>
          <w:sz w:val="24"/>
          <w:szCs w:val="24"/>
        </w:rPr>
        <w:t>Laying of cement concrete</w:t>
      </w:r>
      <w:r w:rsidR="0091577B">
        <w:rPr>
          <w:rFonts w:ascii="Times New Roman" w:hAnsi="Times New Roman" w:cs="Times New Roman"/>
          <w:b/>
          <w:sz w:val="24"/>
          <w:szCs w:val="24"/>
        </w:rPr>
        <w:t xml:space="preserve">: </w:t>
      </w:r>
      <w:r w:rsidRPr="0091577B">
        <w:rPr>
          <w:rFonts w:ascii="Times New Roman" w:hAnsi="Times New Roman" w:cs="Times New Roman"/>
          <w:sz w:val="24"/>
          <w:szCs w:val="24"/>
        </w:rPr>
        <w:t>Arrange walking way on steel bars by setting wooden plates to get rid of any issue in steel bars. Now, the cement concrete mix should be placed according to design but it should be kept over 1:2:4.. ratio. The mix should have been mixed mechanically and vibrated after being placed on the slab.</w:t>
      </w:r>
    </w:p>
    <w:p w:rsidR="007E1895" w:rsidRPr="0091577B" w:rsidRDefault="00A32A7B" w:rsidP="001A5C10">
      <w:pPr>
        <w:pStyle w:val="ListParagraph"/>
        <w:numPr>
          <w:ilvl w:val="0"/>
          <w:numId w:val="28"/>
        </w:numPr>
        <w:spacing w:line="360" w:lineRule="auto"/>
        <w:jc w:val="both"/>
        <w:rPr>
          <w:rFonts w:ascii="Times New Roman" w:hAnsi="Times New Roman" w:cs="Times New Roman"/>
          <w:sz w:val="24"/>
          <w:szCs w:val="24"/>
        </w:rPr>
      </w:pPr>
      <w:r w:rsidRPr="00D21ECB">
        <w:rPr>
          <w:rFonts w:ascii="Times New Roman" w:hAnsi="Times New Roman" w:cs="Times New Roman"/>
          <w:b/>
          <w:sz w:val="24"/>
          <w:szCs w:val="24"/>
        </w:rPr>
        <w:t>Curing</w:t>
      </w:r>
      <w:r w:rsidR="0091577B">
        <w:rPr>
          <w:rFonts w:ascii="Times New Roman" w:hAnsi="Times New Roman" w:cs="Times New Roman"/>
          <w:b/>
          <w:sz w:val="24"/>
          <w:szCs w:val="24"/>
        </w:rPr>
        <w:t xml:space="preserve">: </w:t>
      </w:r>
      <w:r w:rsidR="00E2703C" w:rsidRPr="0091577B">
        <w:rPr>
          <w:rFonts w:ascii="Times New Roman" w:hAnsi="Times New Roman" w:cs="Times New Roman"/>
          <w:sz w:val="24"/>
          <w:szCs w:val="24"/>
        </w:rPr>
        <w:t>Once the beam is laid, it should be cured for 28 days to attain complete strength.</w:t>
      </w:r>
    </w:p>
    <w:p w:rsidR="0091577B" w:rsidRDefault="00F20CA0" w:rsidP="001A5C10">
      <w:pPr>
        <w:spacing w:line="360" w:lineRule="auto"/>
        <w:ind w:left="1260"/>
        <w:jc w:val="both"/>
        <w:rPr>
          <w:rFonts w:ascii="Times New Roman" w:hAnsi="Times New Roman" w:cs="Times New Roman"/>
          <w:sz w:val="24"/>
          <w:szCs w:val="24"/>
        </w:rPr>
      </w:pPr>
      <w:r>
        <w:rPr>
          <w:noProof/>
        </w:rPr>
        <w:drawing>
          <wp:inline distT="0" distB="0" distL="0" distR="0">
            <wp:extent cx="2154555" cy="2872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4506" cy="2886008"/>
                    </a:xfrm>
                    <a:prstGeom prst="rect">
                      <a:avLst/>
                    </a:prstGeom>
                    <a:noFill/>
                    <a:ln>
                      <a:noFill/>
                    </a:ln>
                  </pic:spPr>
                </pic:pic>
              </a:graphicData>
            </a:graphic>
          </wp:inline>
        </w:drawing>
      </w:r>
      <w:r>
        <w:rPr>
          <w:noProof/>
        </w:rPr>
        <w:drawing>
          <wp:inline distT="0" distB="0" distL="0" distR="0">
            <wp:extent cx="2179320" cy="290575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3622" cy="2924828"/>
                    </a:xfrm>
                    <a:prstGeom prst="rect">
                      <a:avLst/>
                    </a:prstGeom>
                    <a:noFill/>
                    <a:ln>
                      <a:noFill/>
                    </a:ln>
                  </pic:spPr>
                </pic:pic>
              </a:graphicData>
            </a:graphic>
          </wp:inline>
        </w:drawing>
      </w:r>
    </w:p>
    <w:p w:rsidR="004B1F63" w:rsidRPr="006B7FD8" w:rsidRDefault="008002E9"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1.8</w:t>
      </w:r>
      <w:r>
        <w:rPr>
          <w:rFonts w:ascii="Times New Roman" w:hAnsi="Times New Roman" w:cs="Times New Roman"/>
          <w:sz w:val="24"/>
          <w:szCs w:val="24"/>
        </w:rPr>
        <w:t xml:space="preserve"> Beam </w:t>
      </w:r>
      <w:r w:rsidR="0091577B">
        <w:rPr>
          <w:rFonts w:ascii="Times New Roman" w:hAnsi="Times New Roman" w:cs="Times New Roman"/>
          <w:sz w:val="24"/>
          <w:szCs w:val="24"/>
        </w:rPr>
        <w:t>reinforcement        Fig1.</w:t>
      </w:r>
      <w:r w:rsidR="002462F3">
        <w:rPr>
          <w:rFonts w:ascii="Times New Roman" w:hAnsi="Times New Roman" w:cs="Times New Roman"/>
          <w:sz w:val="24"/>
          <w:szCs w:val="24"/>
        </w:rPr>
        <w:t>9</w:t>
      </w:r>
      <w:r>
        <w:rPr>
          <w:rFonts w:ascii="Times New Roman" w:hAnsi="Times New Roman" w:cs="Times New Roman"/>
          <w:sz w:val="24"/>
          <w:szCs w:val="24"/>
        </w:rPr>
        <w:t xml:space="preserve"> Beam reinforcement</w:t>
      </w:r>
    </w:p>
    <w:p w:rsidR="004B1F63" w:rsidRPr="006B7FD8" w:rsidRDefault="004B1F63" w:rsidP="001A5C10">
      <w:pPr>
        <w:pStyle w:val="Heading4"/>
        <w:spacing w:line="360" w:lineRule="auto"/>
        <w:ind w:left="1260"/>
        <w:jc w:val="both"/>
        <w:rPr>
          <w:rFonts w:ascii="Times New Roman" w:hAnsi="Times New Roman" w:cs="Times New Roman"/>
          <w:i w:val="0"/>
          <w:color w:val="auto"/>
          <w:sz w:val="24"/>
          <w:szCs w:val="24"/>
        </w:rPr>
      </w:pPr>
      <w:r w:rsidRPr="006B7FD8">
        <w:rPr>
          <w:rStyle w:val="fontstyle01"/>
          <w:b/>
          <w:color w:val="auto"/>
        </w:rPr>
        <w:lastRenderedPageBreak/>
        <w:t>4.</w:t>
      </w:r>
      <w:r w:rsidR="00EB36BD">
        <w:rPr>
          <w:rStyle w:val="fontstyle01"/>
          <w:b/>
          <w:color w:val="auto"/>
        </w:rPr>
        <w:t>6</w:t>
      </w:r>
      <w:r w:rsidRPr="006B7FD8">
        <w:rPr>
          <w:rStyle w:val="fontstyle01"/>
          <w:b/>
          <w:color w:val="auto"/>
        </w:rPr>
        <w:t xml:space="preserve">   SCAFFOLD</w:t>
      </w:r>
    </w:p>
    <w:p w:rsidR="00EC7768" w:rsidRDefault="004B1F63" w:rsidP="001A5C10">
      <w:pPr>
        <w:spacing w:line="360" w:lineRule="auto"/>
        <w:ind w:left="1260"/>
        <w:jc w:val="both"/>
        <w:rPr>
          <w:rStyle w:val="fontstyle01"/>
        </w:rPr>
      </w:pPr>
      <w:r w:rsidRPr="006B7FD8">
        <w:rPr>
          <w:rStyle w:val="fontstyle01"/>
        </w:rPr>
        <w:t xml:space="preserve">During installation of </w:t>
      </w:r>
      <w:r w:rsidR="00E65E26">
        <w:rPr>
          <w:rStyle w:val="fontstyle01"/>
        </w:rPr>
        <w:t xml:space="preserve">the </w:t>
      </w:r>
      <w:r w:rsidRPr="006B7FD8">
        <w:rPr>
          <w:rStyle w:val="fontstyle01"/>
        </w:rPr>
        <w:t xml:space="preserve">scaffolds, </w:t>
      </w:r>
      <w:r w:rsidR="00E465E6">
        <w:rPr>
          <w:rStyle w:val="fontstyle01"/>
        </w:rPr>
        <w:t xml:space="preserve">the </w:t>
      </w:r>
      <w:r w:rsidRPr="006B7FD8">
        <w:rPr>
          <w:rStyle w:val="fontstyle01"/>
        </w:rPr>
        <w:t xml:space="preserve">materials </w:t>
      </w:r>
      <w:r w:rsidR="00E465E6">
        <w:rPr>
          <w:rStyle w:val="fontstyle01"/>
        </w:rPr>
        <w:t>we</w:t>
      </w:r>
      <w:r w:rsidRPr="006B7FD8">
        <w:rPr>
          <w:rStyle w:val="fontstyle01"/>
        </w:rPr>
        <w:t xml:space="preserve"> use</w:t>
      </w:r>
      <w:r w:rsidR="00E465E6">
        <w:rPr>
          <w:rStyle w:val="fontstyle01"/>
        </w:rPr>
        <w:t>d were</w:t>
      </w:r>
      <w:r w:rsidRPr="006B7FD8">
        <w:rPr>
          <w:rStyle w:val="fontstyle01"/>
        </w:rPr>
        <w:t xml:space="preserve"> selected wisely to avoid the eventual of building collapse. Examples of these materials are bamboo</w:t>
      </w:r>
      <w:r w:rsidR="00E465E6">
        <w:rPr>
          <w:rStyle w:val="fontstyle01"/>
        </w:rPr>
        <w:t>.</w:t>
      </w:r>
    </w:p>
    <w:p w:rsidR="004B1F63" w:rsidRDefault="004B1F63" w:rsidP="001A5C10">
      <w:pPr>
        <w:spacing w:line="360" w:lineRule="auto"/>
        <w:ind w:left="1260"/>
        <w:jc w:val="both"/>
        <w:rPr>
          <w:rStyle w:val="fontstyle01"/>
        </w:rPr>
      </w:pPr>
      <w:r w:rsidRPr="006B7FD8">
        <w:rPr>
          <w:rStyle w:val="fontstyle01"/>
        </w:rPr>
        <w:t>However, for large scale construction, steel scaffolds are preferable because it can withstand some adverse weather conditions and more stress compared to bamboo scaffolds. Examples of these bamboo scaffolds</w:t>
      </w:r>
      <w:r w:rsidR="002A27C6">
        <w:rPr>
          <w:rStyle w:val="fontstyle01"/>
        </w:rPr>
        <w:t xml:space="preserve"> like the ones used on our site</w:t>
      </w:r>
      <w:r w:rsidRPr="006B7FD8">
        <w:rPr>
          <w:rStyle w:val="fontstyle01"/>
        </w:rPr>
        <w:t xml:space="preserve"> are independent scaffolds and putlog scaffold.</w:t>
      </w:r>
    </w:p>
    <w:p w:rsidR="008002E9" w:rsidRDefault="008B3393" w:rsidP="001A5C10">
      <w:pPr>
        <w:spacing w:line="360" w:lineRule="auto"/>
        <w:ind w:left="1260"/>
        <w:jc w:val="both"/>
        <w:rPr>
          <w:rStyle w:val="fontstyle01"/>
        </w:rPr>
      </w:pPr>
      <w:r>
        <w:rPr>
          <w:noProof/>
        </w:rPr>
        <w:drawing>
          <wp:inline distT="0" distB="0" distL="0" distR="0">
            <wp:extent cx="1676399" cy="2235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0806" cy="2321077"/>
                    </a:xfrm>
                    <a:prstGeom prst="rect">
                      <a:avLst/>
                    </a:prstGeom>
                    <a:noFill/>
                    <a:ln>
                      <a:noFill/>
                    </a:ln>
                  </pic:spPr>
                </pic:pic>
              </a:graphicData>
            </a:graphic>
          </wp:inline>
        </w:drawing>
      </w:r>
    </w:p>
    <w:p w:rsidR="008002E9" w:rsidRDefault="008002E9" w:rsidP="001A5C10">
      <w:pPr>
        <w:spacing w:line="360" w:lineRule="auto"/>
        <w:ind w:left="1260"/>
        <w:jc w:val="both"/>
        <w:rPr>
          <w:rStyle w:val="fontstyle01"/>
        </w:rPr>
      </w:pPr>
      <w:r>
        <w:rPr>
          <w:rStyle w:val="fontstyle01"/>
        </w:rPr>
        <w:t xml:space="preserve">Fig </w:t>
      </w:r>
      <w:r w:rsidR="0091577B">
        <w:rPr>
          <w:rStyle w:val="fontstyle01"/>
        </w:rPr>
        <w:t>1.</w:t>
      </w:r>
      <w:r w:rsidR="002462F3">
        <w:rPr>
          <w:rStyle w:val="fontstyle01"/>
        </w:rPr>
        <w:t>10</w:t>
      </w:r>
      <w:bookmarkStart w:id="5" w:name="_Hlk119233685"/>
      <w:r w:rsidR="008F1BF0">
        <w:rPr>
          <w:rStyle w:val="fontstyle01"/>
        </w:rPr>
        <w:t>O</w:t>
      </w:r>
      <w:r>
        <w:rPr>
          <w:rStyle w:val="fontstyle01"/>
        </w:rPr>
        <w:t>ffload of scaffold</w:t>
      </w:r>
      <w:bookmarkEnd w:id="5"/>
    </w:p>
    <w:p w:rsidR="00EC7768" w:rsidRDefault="00EC7768" w:rsidP="001A5C10">
      <w:pPr>
        <w:spacing w:line="360" w:lineRule="auto"/>
        <w:ind w:left="1260"/>
        <w:jc w:val="both"/>
        <w:rPr>
          <w:rStyle w:val="fontstyle01"/>
        </w:rPr>
      </w:pPr>
      <w:r>
        <w:rPr>
          <w:noProof/>
        </w:rPr>
        <w:drawing>
          <wp:inline distT="0" distB="0" distL="0" distR="0">
            <wp:extent cx="3995420" cy="29965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8611" cy="3088958"/>
                    </a:xfrm>
                    <a:prstGeom prst="rect">
                      <a:avLst/>
                    </a:prstGeom>
                    <a:noFill/>
                    <a:ln>
                      <a:noFill/>
                    </a:ln>
                  </pic:spPr>
                </pic:pic>
              </a:graphicData>
            </a:graphic>
          </wp:inline>
        </w:drawing>
      </w:r>
    </w:p>
    <w:p w:rsidR="00EC7768" w:rsidRPr="006B7FD8" w:rsidRDefault="00EC7768" w:rsidP="001A5C10">
      <w:pPr>
        <w:spacing w:line="360" w:lineRule="auto"/>
        <w:ind w:left="1260"/>
        <w:jc w:val="both"/>
        <w:rPr>
          <w:rStyle w:val="fontstyle01"/>
        </w:rPr>
      </w:pPr>
      <w:r>
        <w:rPr>
          <w:rStyle w:val="fontstyle01"/>
        </w:rPr>
        <w:t xml:space="preserve">Fig </w:t>
      </w:r>
      <w:r w:rsidR="0091577B">
        <w:rPr>
          <w:rStyle w:val="fontstyle01"/>
        </w:rPr>
        <w:t>1.11</w:t>
      </w:r>
      <w:bookmarkStart w:id="6" w:name="_Hlk119233744"/>
      <w:r w:rsidR="008F1BF0">
        <w:rPr>
          <w:rStyle w:val="fontstyle01"/>
        </w:rPr>
        <w:t>S</w:t>
      </w:r>
      <w:r>
        <w:rPr>
          <w:rStyle w:val="fontstyle01"/>
        </w:rPr>
        <w:t>caffold</w:t>
      </w:r>
      <w:bookmarkEnd w:id="6"/>
    </w:p>
    <w:p w:rsidR="001E5CDE" w:rsidRPr="006B7FD8" w:rsidRDefault="001E5CDE" w:rsidP="001A5C10">
      <w:pPr>
        <w:pStyle w:val="Heading4"/>
        <w:spacing w:line="360" w:lineRule="auto"/>
        <w:ind w:left="1260"/>
        <w:jc w:val="both"/>
        <w:rPr>
          <w:rStyle w:val="fontstyle01"/>
          <w:b/>
          <w:color w:val="auto"/>
        </w:rPr>
      </w:pPr>
      <w:r w:rsidRPr="006B7FD8">
        <w:rPr>
          <w:rStyle w:val="fontstyle01"/>
          <w:b/>
          <w:color w:val="auto"/>
        </w:rPr>
        <w:lastRenderedPageBreak/>
        <w:t>4.</w:t>
      </w:r>
      <w:r w:rsidR="00EB36BD">
        <w:rPr>
          <w:rStyle w:val="fontstyle01"/>
          <w:b/>
          <w:color w:val="auto"/>
        </w:rPr>
        <w:t>7</w:t>
      </w:r>
      <w:r w:rsidRPr="006B7FD8">
        <w:rPr>
          <w:rStyle w:val="fontstyle01"/>
          <w:b/>
          <w:color w:val="auto"/>
        </w:rPr>
        <w:t xml:space="preserve">  COARSE AGGREGATES</w:t>
      </w:r>
    </w:p>
    <w:p w:rsidR="003C675D" w:rsidRDefault="00C85365"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Coarse </w:t>
      </w:r>
      <w:r w:rsidR="003C675D" w:rsidRPr="006B7FD8">
        <w:rPr>
          <w:rFonts w:ascii="Times New Roman" w:hAnsi="Times New Roman" w:cs="Times New Roman"/>
          <w:sz w:val="24"/>
          <w:szCs w:val="24"/>
        </w:rPr>
        <w:t>aggregate is</w:t>
      </w:r>
      <w:r w:rsidRPr="006B7FD8">
        <w:rPr>
          <w:rFonts w:ascii="Times New Roman" w:hAnsi="Times New Roman" w:cs="Times New Roman"/>
          <w:sz w:val="24"/>
          <w:szCs w:val="24"/>
        </w:rPr>
        <w:t xml:space="preserve"> used in every Construction projects which includes the construction of Buildings, Roads, Railway Tracks etc. Coarse Aggregate make up 40-55% of concrete.</w:t>
      </w:r>
      <w:r w:rsidR="00952453" w:rsidRPr="006B7FD8">
        <w:rPr>
          <w:rFonts w:ascii="Times New Roman" w:hAnsi="Times New Roman" w:cs="Times New Roman"/>
          <w:sz w:val="24"/>
          <w:szCs w:val="24"/>
        </w:rPr>
        <w:t xml:space="preserve"> Coarse aggregates are irregular broken stones or naturally occurring round gravels</w:t>
      </w:r>
      <w:r w:rsidR="003C675D" w:rsidRPr="006B7FD8">
        <w:rPr>
          <w:rFonts w:ascii="Times New Roman" w:hAnsi="Times New Roman" w:cs="Times New Roman"/>
          <w:sz w:val="24"/>
          <w:szCs w:val="24"/>
        </w:rPr>
        <w:t xml:space="preserve"> that are used to make concrete, coarse aggregates for structural concrete consists of broken stones of hard rock like granite and limestone.</w:t>
      </w:r>
    </w:p>
    <w:p w:rsidR="00510641" w:rsidRPr="006B7FD8" w:rsidRDefault="00CF1131" w:rsidP="001A5C10">
      <w:pPr>
        <w:pStyle w:val="Heading4"/>
        <w:spacing w:line="360" w:lineRule="auto"/>
        <w:ind w:left="1260"/>
        <w:jc w:val="both"/>
        <w:rPr>
          <w:rStyle w:val="fontstyle01"/>
          <w:b/>
          <w:color w:val="auto"/>
        </w:rPr>
      </w:pPr>
      <w:r>
        <w:rPr>
          <w:rStyle w:val="fontstyle01"/>
          <w:b/>
          <w:color w:val="auto"/>
        </w:rPr>
        <w:t>4.</w:t>
      </w:r>
      <w:r w:rsidR="00EB36BD">
        <w:rPr>
          <w:rStyle w:val="fontstyle01"/>
          <w:b/>
          <w:color w:val="auto"/>
        </w:rPr>
        <w:t>8</w:t>
      </w:r>
      <w:r w:rsidR="00510641" w:rsidRPr="006B7FD8">
        <w:rPr>
          <w:rStyle w:val="fontstyle01"/>
          <w:b/>
          <w:color w:val="auto"/>
        </w:rPr>
        <w:t xml:space="preserve">  PLASTERING</w:t>
      </w:r>
    </w:p>
    <w:p w:rsidR="009F7335" w:rsidRPr="00E465E6" w:rsidRDefault="004B38C4"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Plaster is a building material which comprises of cement, sand and water. They are used for coating, protecting and decorating internal walls and ceilings. While plastering is durable, it can be prone to cracking if the building experiences settle or if it has been applied incorrectly.</w:t>
      </w:r>
    </w:p>
    <w:p w:rsidR="009C0803" w:rsidRPr="006B7FD8" w:rsidRDefault="009C0803"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PLASTERING PROCESS</w:t>
      </w:r>
    </w:p>
    <w:p w:rsidR="009C0803" w:rsidRPr="002C79D1"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1: Preparation</w:t>
      </w:r>
    </w:p>
    <w:p w:rsidR="009C0803" w:rsidRPr="002C79D1"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2: Mix the Plaster.</w:t>
      </w:r>
    </w:p>
    <w:p w:rsidR="009C0803" w:rsidRPr="002C79D1"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 xml:space="preserve">Step 3: Apply Plaster </w:t>
      </w:r>
      <w:r w:rsidR="006760C7" w:rsidRPr="002C79D1">
        <w:rPr>
          <w:rFonts w:ascii="Times New Roman" w:hAnsi="Times New Roman" w:cs="Times New Roman"/>
          <w:sz w:val="24"/>
          <w:szCs w:val="24"/>
        </w:rPr>
        <w:t>onto</w:t>
      </w:r>
      <w:r w:rsidR="006760C7">
        <w:rPr>
          <w:rFonts w:ascii="Times New Roman" w:hAnsi="Times New Roman" w:cs="Times New Roman"/>
          <w:sz w:val="24"/>
          <w:szCs w:val="24"/>
        </w:rPr>
        <w:t>t</w:t>
      </w:r>
      <w:r w:rsidRPr="002C79D1">
        <w:rPr>
          <w:rFonts w:ascii="Times New Roman" w:hAnsi="Times New Roman" w:cs="Times New Roman"/>
          <w:sz w:val="24"/>
          <w:szCs w:val="24"/>
        </w:rPr>
        <w:t xml:space="preserve">he </w:t>
      </w:r>
      <w:r w:rsidR="006760C7">
        <w:rPr>
          <w:rFonts w:ascii="Times New Roman" w:hAnsi="Times New Roman" w:cs="Times New Roman"/>
          <w:sz w:val="24"/>
          <w:szCs w:val="24"/>
        </w:rPr>
        <w:t>w</w:t>
      </w:r>
      <w:r w:rsidRPr="002C79D1">
        <w:rPr>
          <w:rFonts w:ascii="Times New Roman" w:hAnsi="Times New Roman" w:cs="Times New Roman"/>
          <w:sz w:val="24"/>
          <w:szCs w:val="24"/>
        </w:rPr>
        <w:t>alls</w:t>
      </w:r>
    </w:p>
    <w:p w:rsidR="009C0803" w:rsidRPr="002C79D1"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4: Skim And Smooth</w:t>
      </w:r>
    </w:p>
    <w:p w:rsidR="009C0803" w:rsidRPr="002C79D1"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6: Scrape</w:t>
      </w:r>
    </w:p>
    <w:p w:rsidR="009C0803" w:rsidRDefault="009C0803"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7: Finishing Touches</w:t>
      </w:r>
    </w:p>
    <w:p w:rsidR="00CF1131" w:rsidRDefault="00CF1131" w:rsidP="001A5C10">
      <w:pPr>
        <w:spacing w:line="360" w:lineRule="auto"/>
        <w:ind w:left="1260"/>
        <w:jc w:val="both"/>
        <w:rPr>
          <w:rFonts w:ascii="Times New Roman" w:hAnsi="Times New Roman" w:cs="Times New Roman"/>
          <w:sz w:val="24"/>
          <w:szCs w:val="24"/>
        </w:rPr>
      </w:pPr>
      <w:r>
        <w:rPr>
          <w:noProof/>
        </w:rPr>
        <w:drawing>
          <wp:inline distT="0" distB="0" distL="0" distR="0">
            <wp:extent cx="2516248" cy="21945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3424" cy="2401414"/>
                    </a:xfrm>
                    <a:prstGeom prst="rect">
                      <a:avLst/>
                    </a:prstGeom>
                    <a:noFill/>
                    <a:ln>
                      <a:noFill/>
                    </a:ln>
                  </pic:spPr>
                </pic:pic>
              </a:graphicData>
            </a:graphic>
          </wp:inline>
        </w:drawing>
      </w:r>
    </w:p>
    <w:p w:rsidR="009C0803" w:rsidRDefault="002A3678" w:rsidP="001A5C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1.12</w:t>
      </w:r>
      <w:r w:rsidR="008F1BF0">
        <w:rPr>
          <w:rFonts w:ascii="Times New Roman" w:hAnsi="Times New Roman" w:cs="Times New Roman"/>
          <w:sz w:val="24"/>
          <w:szCs w:val="24"/>
        </w:rPr>
        <w:t>M</w:t>
      </w:r>
      <w:r>
        <w:rPr>
          <w:rFonts w:ascii="Times New Roman" w:hAnsi="Times New Roman" w:cs="Times New Roman"/>
          <w:sz w:val="24"/>
          <w:szCs w:val="24"/>
        </w:rPr>
        <w:t xml:space="preserve">ixture of </w:t>
      </w:r>
      <w:r w:rsidR="009F7335">
        <w:rPr>
          <w:rFonts w:ascii="Times New Roman" w:hAnsi="Times New Roman" w:cs="Times New Roman"/>
          <w:sz w:val="24"/>
          <w:szCs w:val="24"/>
        </w:rPr>
        <w:t>plaster</w:t>
      </w:r>
    </w:p>
    <w:p w:rsidR="006760C7" w:rsidRDefault="006760C7" w:rsidP="001A5C10">
      <w:pPr>
        <w:spacing w:line="360" w:lineRule="auto"/>
        <w:jc w:val="both"/>
        <w:rPr>
          <w:rFonts w:ascii="Times New Roman" w:hAnsi="Times New Roman" w:cs="Times New Roman"/>
          <w:sz w:val="24"/>
          <w:szCs w:val="24"/>
        </w:rPr>
      </w:pPr>
      <w:r>
        <w:rPr>
          <w:noProof/>
        </w:rPr>
        <w:lastRenderedPageBreak/>
        <w:drawing>
          <wp:inline distT="0" distB="0" distL="0" distR="0">
            <wp:extent cx="3581400" cy="478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1400" cy="4787505"/>
                    </a:xfrm>
                    <a:prstGeom prst="rect">
                      <a:avLst/>
                    </a:prstGeom>
                    <a:noFill/>
                    <a:ln>
                      <a:noFill/>
                    </a:ln>
                  </pic:spPr>
                </pic:pic>
              </a:graphicData>
            </a:graphic>
          </wp:inline>
        </w:drawing>
      </w:r>
    </w:p>
    <w:p w:rsidR="006760C7" w:rsidRPr="006B7FD8" w:rsidRDefault="006760C7" w:rsidP="001A5C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91577B">
        <w:rPr>
          <w:rFonts w:ascii="Times New Roman" w:hAnsi="Times New Roman" w:cs="Times New Roman"/>
          <w:sz w:val="24"/>
          <w:szCs w:val="24"/>
        </w:rPr>
        <w:t>1.13</w:t>
      </w:r>
      <w:bookmarkStart w:id="7" w:name="_Hlk119234272"/>
      <w:r>
        <w:rPr>
          <w:rFonts w:ascii="Times New Roman" w:hAnsi="Times New Roman" w:cs="Times New Roman"/>
          <w:sz w:val="24"/>
          <w:szCs w:val="24"/>
        </w:rPr>
        <w:t>Plastering</w:t>
      </w:r>
      <w:r w:rsidR="008F1BF0">
        <w:rPr>
          <w:rFonts w:ascii="Times New Roman" w:hAnsi="Times New Roman" w:cs="Times New Roman"/>
          <w:sz w:val="24"/>
          <w:szCs w:val="24"/>
        </w:rPr>
        <w:t xml:space="preserve"> of external surface</w:t>
      </w:r>
      <w:bookmarkEnd w:id="7"/>
    </w:p>
    <w:p w:rsidR="004B38C4" w:rsidRPr="006B7FD8" w:rsidRDefault="00CF1131" w:rsidP="001A5C10">
      <w:pPr>
        <w:pStyle w:val="Heading4"/>
        <w:spacing w:line="360" w:lineRule="auto"/>
        <w:ind w:left="1260"/>
        <w:jc w:val="both"/>
        <w:rPr>
          <w:rStyle w:val="fontstyle01"/>
          <w:b/>
          <w:color w:val="auto"/>
        </w:rPr>
      </w:pPr>
      <w:r>
        <w:rPr>
          <w:rStyle w:val="fontstyle01"/>
          <w:b/>
          <w:color w:val="auto"/>
        </w:rPr>
        <w:t>4.</w:t>
      </w:r>
      <w:r w:rsidR="00EB36BD">
        <w:rPr>
          <w:rStyle w:val="fontstyle01"/>
          <w:b/>
          <w:color w:val="auto"/>
        </w:rPr>
        <w:t>9</w:t>
      </w:r>
      <w:r w:rsidR="004B38C4" w:rsidRPr="006B7FD8">
        <w:rPr>
          <w:rStyle w:val="fontstyle01"/>
          <w:b/>
          <w:color w:val="auto"/>
        </w:rPr>
        <w:t xml:space="preserve">  RENDERING</w:t>
      </w:r>
    </w:p>
    <w:p w:rsidR="004B38C4" w:rsidRPr="006B7FD8" w:rsidRDefault="00660228"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Rendering is a plastered finish for external walls that gives a smooth finish and protects brickwork against elements. It is also known as a protective coating added to the brickwork of a property, which leaves a smooth or textured finish.</w:t>
      </w:r>
    </w:p>
    <w:p w:rsidR="009C0803" w:rsidRPr="006B7FD8" w:rsidRDefault="009C0803"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RENDERING PROCESS</w:t>
      </w:r>
    </w:p>
    <w:p w:rsidR="006B7FD8" w:rsidRPr="002C79D1"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1: Preparation</w:t>
      </w:r>
    </w:p>
    <w:p w:rsidR="006B7FD8" w:rsidRPr="002C79D1"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2: Mix the Plaster.</w:t>
      </w:r>
    </w:p>
    <w:p w:rsidR="006B7FD8" w:rsidRPr="002C79D1"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 xml:space="preserve">Step 3: Apply Plaster </w:t>
      </w:r>
      <w:r w:rsidR="003C5689" w:rsidRPr="002C79D1">
        <w:rPr>
          <w:rFonts w:ascii="Times New Roman" w:hAnsi="Times New Roman" w:cs="Times New Roman"/>
          <w:sz w:val="24"/>
          <w:szCs w:val="24"/>
        </w:rPr>
        <w:t>onto</w:t>
      </w:r>
      <w:r w:rsidRPr="002C79D1">
        <w:rPr>
          <w:rFonts w:ascii="Times New Roman" w:hAnsi="Times New Roman" w:cs="Times New Roman"/>
          <w:sz w:val="24"/>
          <w:szCs w:val="24"/>
        </w:rPr>
        <w:t xml:space="preserve"> The Walls</w:t>
      </w:r>
    </w:p>
    <w:p w:rsidR="006B7FD8" w:rsidRPr="002C79D1"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 xml:space="preserve">Step 4: Skim </w:t>
      </w:r>
      <w:r w:rsidR="003C5689" w:rsidRPr="002C79D1">
        <w:rPr>
          <w:rFonts w:ascii="Times New Roman" w:hAnsi="Times New Roman" w:cs="Times New Roman"/>
          <w:sz w:val="24"/>
          <w:szCs w:val="24"/>
        </w:rPr>
        <w:t>and</w:t>
      </w:r>
      <w:r w:rsidRPr="002C79D1">
        <w:rPr>
          <w:rFonts w:ascii="Times New Roman" w:hAnsi="Times New Roman" w:cs="Times New Roman"/>
          <w:sz w:val="24"/>
          <w:szCs w:val="24"/>
        </w:rPr>
        <w:t xml:space="preserve"> Smooth</w:t>
      </w:r>
    </w:p>
    <w:p w:rsidR="006B7FD8" w:rsidRPr="002C79D1"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lastRenderedPageBreak/>
        <w:t>Step 6: Scrape</w:t>
      </w:r>
    </w:p>
    <w:p w:rsidR="001E5CDE" w:rsidRDefault="006B7FD8" w:rsidP="001A5C10">
      <w:pPr>
        <w:spacing w:line="360" w:lineRule="auto"/>
        <w:ind w:left="1260"/>
        <w:jc w:val="both"/>
        <w:rPr>
          <w:rFonts w:ascii="Times New Roman" w:hAnsi="Times New Roman" w:cs="Times New Roman"/>
          <w:sz w:val="24"/>
          <w:szCs w:val="24"/>
        </w:rPr>
      </w:pPr>
      <w:r w:rsidRPr="002C79D1">
        <w:rPr>
          <w:rFonts w:ascii="Times New Roman" w:hAnsi="Times New Roman" w:cs="Times New Roman"/>
          <w:sz w:val="24"/>
          <w:szCs w:val="24"/>
        </w:rPr>
        <w:t>Step 7: Finishing Touches</w:t>
      </w:r>
    </w:p>
    <w:p w:rsidR="00822941" w:rsidRDefault="00822941" w:rsidP="001A5C10">
      <w:pPr>
        <w:spacing w:line="360" w:lineRule="auto"/>
        <w:ind w:left="1260"/>
        <w:jc w:val="both"/>
        <w:rPr>
          <w:rStyle w:val="fontstyle01"/>
          <w:color w:val="auto"/>
        </w:rPr>
      </w:pPr>
      <w:r>
        <w:rPr>
          <w:noProof/>
        </w:rPr>
        <w:drawing>
          <wp:inline distT="0" distB="0" distL="0" distR="0">
            <wp:extent cx="2464116" cy="328506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4952" cy="3299513"/>
                    </a:xfrm>
                    <a:prstGeom prst="rect">
                      <a:avLst/>
                    </a:prstGeom>
                    <a:noFill/>
                    <a:ln>
                      <a:noFill/>
                    </a:ln>
                  </pic:spPr>
                </pic:pic>
              </a:graphicData>
            </a:graphic>
          </wp:inline>
        </w:drawing>
      </w:r>
      <w:r>
        <w:rPr>
          <w:noProof/>
        </w:rPr>
        <w:drawing>
          <wp:inline distT="0" distB="0" distL="0" distR="0">
            <wp:extent cx="2471420" cy="3294805"/>
            <wp:effectExtent l="0" t="0" r="508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1420" cy="3294805"/>
                    </a:xfrm>
                    <a:prstGeom prst="rect">
                      <a:avLst/>
                    </a:prstGeom>
                    <a:noFill/>
                    <a:ln>
                      <a:noFill/>
                    </a:ln>
                  </pic:spPr>
                </pic:pic>
              </a:graphicData>
            </a:graphic>
          </wp:inline>
        </w:drawing>
      </w:r>
    </w:p>
    <w:p w:rsidR="006760C7" w:rsidRDefault="002462F3" w:rsidP="001A5C10">
      <w:pPr>
        <w:spacing w:line="360" w:lineRule="auto"/>
        <w:ind w:left="1260"/>
        <w:jc w:val="both"/>
        <w:rPr>
          <w:rStyle w:val="fontstyle01"/>
          <w:color w:val="auto"/>
        </w:rPr>
      </w:pPr>
      <w:r>
        <w:rPr>
          <w:rStyle w:val="fontstyle01"/>
          <w:color w:val="auto"/>
        </w:rPr>
        <w:t xml:space="preserve">Fig </w:t>
      </w:r>
      <w:r w:rsidR="0091577B">
        <w:rPr>
          <w:rStyle w:val="fontstyle01"/>
          <w:color w:val="auto"/>
        </w:rPr>
        <w:t>1.14</w:t>
      </w:r>
      <w:bookmarkStart w:id="8" w:name="_Hlk119234363"/>
      <w:r w:rsidR="008F1BF0">
        <w:rPr>
          <w:rStyle w:val="fontstyle01"/>
          <w:color w:val="auto"/>
        </w:rPr>
        <w:t>R</w:t>
      </w:r>
      <w:r w:rsidR="00E401F4">
        <w:rPr>
          <w:rStyle w:val="fontstyle01"/>
          <w:color w:val="auto"/>
        </w:rPr>
        <w:t>enderin</w:t>
      </w:r>
      <w:r w:rsidR="008F1BF0">
        <w:rPr>
          <w:rStyle w:val="fontstyle01"/>
          <w:color w:val="auto"/>
        </w:rPr>
        <w:t>g of internal surface</w:t>
      </w:r>
      <w:bookmarkEnd w:id="8"/>
      <w:r>
        <w:rPr>
          <w:rStyle w:val="fontstyle01"/>
          <w:color w:val="auto"/>
        </w:rPr>
        <w:t xml:space="preserve">Fig </w:t>
      </w:r>
      <w:r w:rsidR="0091577B">
        <w:rPr>
          <w:rStyle w:val="fontstyle01"/>
          <w:color w:val="auto"/>
        </w:rPr>
        <w:t>1.15</w:t>
      </w:r>
      <w:r w:rsidR="008F1BF0">
        <w:rPr>
          <w:rStyle w:val="fontstyle01"/>
          <w:color w:val="auto"/>
        </w:rPr>
        <w:t>Rendering of internal surface</w:t>
      </w:r>
    </w:p>
    <w:p w:rsidR="003C5689" w:rsidRDefault="003C5689" w:rsidP="001A5C10">
      <w:pPr>
        <w:pStyle w:val="Heading4"/>
        <w:spacing w:line="360" w:lineRule="auto"/>
        <w:ind w:left="1260"/>
        <w:jc w:val="both"/>
        <w:rPr>
          <w:rStyle w:val="fontstyle01"/>
          <w:b/>
          <w:color w:val="auto"/>
        </w:rPr>
      </w:pPr>
    </w:p>
    <w:p w:rsidR="00036681" w:rsidRDefault="00036681" w:rsidP="001A5C10">
      <w:pPr>
        <w:pStyle w:val="Heading4"/>
        <w:spacing w:line="360" w:lineRule="auto"/>
        <w:ind w:left="1260"/>
        <w:jc w:val="both"/>
        <w:rPr>
          <w:rStyle w:val="fontstyle01"/>
          <w:b/>
          <w:color w:val="auto"/>
        </w:rPr>
      </w:pPr>
    </w:p>
    <w:p w:rsidR="00036681" w:rsidRDefault="00036681" w:rsidP="001A5C10">
      <w:pPr>
        <w:pStyle w:val="Heading4"/>
        <w:spacing w:line="360" w:lineRule="auto"/>
        <w:ind w:left="1260"/>
        <w:jc w:val="both"/>
        <w:rPr>
          <w:rStyle w:val="fontstyle01"/>
          <w:b/>
          <w:color w:val="auto"/>
        </w:rPr>
      </w:pPr>
    </w:p>
    <w:p w:rsidR="003B66FA" w:rsidRPr="006B7FD8" w:rsidRDefault="003B66FA" w:rsidP="001A5C10">
      <w:pPr>
        <w:pStyle w:val="Heading4"/>
        <w:spacing w:line="360" w:lineRule="auto"/>
        <w:ind w:left="1260"/>
        <w:jc w:val="both"/>
        <w:rPr>
          <w:rStyle w:val="fontstyle01"/>
          <w:b/>
          <w:color w:val="auto"/>
        </w:rPr>
      </w:pPr>
      <w:r w:rsidRPr="006B7FD8">
        <w:rPr>
          <w:rStyle w:val="fontstyle01"/>
          <w:b/>
          <w:color w:val="auto"/>
        </w:rPr>
        <w:t>4.1</w:t>
      </w:r>
      <w:r w:rsidR="00EB36BD">
        <w:rPr>
          <w:rStyle w:val="fontstyle01"/>
          <w:b/>
          <w:color w:val="auto"/>
        </w:rPr>
        <w:t>0</w:t>
      </w:r>
      <w:r w:rsidRPr="006B7FD8">
        <w:rPr>
          <w:rStyle w:val="fontstyle01"/>
          <w:b/>
          <w:color w:val="auto"/>
        </w:rPr>
        <w:t xml:space="preserve">   ROOF</w:t>
      </w:r>
    </w:p>
    <w:p w:rsidR="003B66FA" w:rsidRDefault="003B66FA"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The roof used on site is known as the flat roof. Flat roof are used for buildings, homes, garage, extinctions and many other buildings.</w:t>
      </w:r>
    </w:p>
    <w:p w:rsidR="003B66FA" w:rsidRDefault="003B66FA"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The primary aim for the use of roof construction is to protect against rain, snow, sunlight, wind and extreme temperatures.</w:t>
      </w:r>
    </w:p>
    <w:p w:rsidR="003C5689" w:rsidRDefault="003C5689" w:rsidP="001A5C10">
      <w:pPr>
        <w:pStyle w:val="ListParagraph"/>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Components of the roof trusses</w:t>
      </w:r>
    </w:p>
    <w:p w:rsidR="003C5689" w:rsidRPr="006B7FD8" w:rsidRDefault="003C5689" w:rsidP="001A5C10">
      <w:pPr>
        <w:pStyle w:val="ListParagraph"/>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t>1.</w:t>
      </w:r>
      <w:r w:rsidRPr="006B7FD8">
        <w:rPr>
          <w:rFonts w:ascii="Times New Roman" w:hAnsi="Times New Roman" w:cs="Times New Roman"/>
          <w:b/>
          <w:sz w:val="24"/>
          <w:szCs w:val="24"/>
        </w:rPr>
        <w:t>Joists and Purlins</w:t>
      </w:r>
    </w:p>
    <w:p w:rsidR="003C5689" w:rsidRDefault="003C5689"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 xml:space="preserve">On the use of steel joists or steel purlins (which was used </w:t>
      </w:r>
      <w:r>
        <w:rPr>
          <w:rFonts w:ascii="Times New Roman" w:hAnsi="Times New Roman" w:cs="Times New Roman"/>
          <w:sz w:val="24"/>
          <w:szCs w:val="24"/>
        </w:rPr>
        <w:t>on our</w:t>
      </w:r>
      <w:r w:rsidRPr="006B7FD8">
        <w:rPr>
          <w:rFonts w:ascii="Times New Roman" w:hAnsi="Times New Roman" w:cs="Times New Roman"/>
          <w:sz w:val="24"/>
          <w:szCs w:val="24"/>
        </w:rPr>
        <w:t xml:space="preserve"> site, experience shows that each case must be studied. Standard steel joist specifications are based </w:t>
      </w:r>
      <w:r w:rsidRPr="006B7FD8">
        <w:rPr>
          <w:rFonts w:ascii="Times New Roman" w:hAnsi="Times New Roman" w:cs="Times New Roman"/>
          <w:sz w:val="24"/>
          <w:szCs w:val="24"/>
        </w:rPr>
        <w:lastRenderedPageBreak/>
        <w:t>upon distributed loads only. Modifications for concentrated loads should be done in accordance with the Code of Standard Practice. However, progressive failure should be considered if there is a possibility for a loss in continuity after installation.</w:t>
      </w:r>
    </w:p>
    <w:p w:rsidR="0001665B" w:rsidRDefault="0001665B" w:rsidP="001A5C10">
      <w:pPr>
        <w:spacing w:line="360" w:lineRule="auto"/>
        <w:ind w:left="12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6080" cy="21945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6088" cy="2239568"/>
                    </a:xfrm>
                    <a:prstGeom prst="rect">
                      <a:avLst/>
                    </a:prstGeom>
                    <a:noFill/>
                    <a:ln>
                      <a:noFill/>
                    </a:ln>
                  </pic:spPr>
                </pic:pic>
              </a:graphicData>
            </a:graphic>
          </wp:inline>
        </w:drawing>
      </w:r>
    </w:p>
    <w:p w:rsidR="0001665B" w:rsidRDefault="0001665B" w:rsidP="001A5C10">
      <w:pPr>
        <w:spacing w:line="360" w:lineRule="auto"/>
        <w:ind w:left="1260"/>
        <w:jc w:val="both"/>
        <w:rPr>
          <w:rFonts w:ascii="Times New Roman" w:hAnsi="Times New Roman" w:cs="Times New Roman"/>
          <w:sz w:val="24"/>
          <w:szCs w:val="24"/>
        </w:rPr>
      </w:pPr>
      <w:bookmarkStart w:id="9" w:name="_Hlk119234418"/>
      <w:r>
        <w:rPr>
          <w:rStyle w:val="fontstyle01"/>
          <w:color w:val="auto"/>
        </w:rPr>
        <w:t xml:space="preserve">Fig </w:t>
      </w:r>
      <w:r w:rsidR="00A90A73">
        <w:rPr>
          <w:rStyle w:val="fontstyle01"/>
          <w:color w:val="auto"/>
        </w:rPr>
        <w:t>1.1</w:t>
      </w:r>
      <w:r w:rsidR="00CA2DCB">
        <w:rPr>
          <w:rStyle w:val="fontstyle01"/>
          <w:color w:val="auto"/>
        </w:rPr>
        <w:t>6</w:t>
      </w:r>
      <w:r w:rsidR="008F1BF0">
        <w:rPr>
          <w:rStyle w:val="fontstyle01"/>
          <w:color w:val="auto"/>
        </w:rPr>
        <w:t xml:space="preserve"> S</w:t>
      </w:r>
      <w:r>
        <w:rPr>
          <w:rFonts w:ascii="Times New Roman" w:hAnsi="Times New Roman" w:cs="Times New Roman"/>
          <w:sz w:val="24"/>
          <w:szCs w:val="24"/>
        </w:rPr>
        <w:t>teel purlin</w:t>
      </w:r>
      <w:bookmarkEnd w:id="9"/>
    </w:p>
    <w:p w:rsidR="0001665B" w:rsidRPr="0001665B" w:rsidRDefault="0001665B"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2. </w:t>
      </w:r>
      <w:r w:rsidRPr="006B7FD8">
        <w:rPr>
          <w:rFonts w:ascii="Times New Roman" w:hAnsi="Times New Roman" w:cs="Times New Roman"/>
          <w:b/>
          <w:sz w:val="24"/>
          <w:szCs w:val="24"/>
        </w:rPr>
        <w:t>R</w:t>
      </w:r>
      <w:r w:rsidR="00EB36BD">
        <w:rPr>
          <w:rFonts w:ascii="Times New Roman" w:hAnsi="Times New Roman" w:cs="Times New Roman"/>
          <w:b/>
          <w:sz w:val="24"/>
          <w:szCs w:val="24"/>
        </w:rPr>
        <w:t>oof Trusses</w:t>
      </w:r>
    </w:p>
    <w:p w:rsidR="0001665B" w:rsidRDefault="007B75D0" w:rsidP="001A5C10">
      <w:p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A truss is essentially a triangulated system of (usually) straight interconnected structural elements, it is sometimes referred to as open web girder. The individual elements are connected at nodes; the connections are often assumed to be nominally pinned.</w:t>
      </w:r>
    </w:p>
    <w:p w:rsidR="00036681" w:rsidRDefault="007B75D0" w:rsidP="001A5C10">
      <w:pPr>
        <w:spacing w:line="360" w:lineRule="auto"/>
        <w:ind w:left="1260"/>
        <w:jc w:val="both"/>
        <w:rPr>
          <w:rFonts w:ascii="Times New Roman" w:hAnsi="Times New Roman" w:cs="Times New Roman"/>
          <w:sz w:val="24"/>
          <w:szCs w:val="24"/>
        </w:rPr>
      </w:pPr>
      <w:r>
        <w:rPr>
          <w:noProof/>
        </w:rPr>
        <w:drawing>
          <wp:inline distT="0" distB="0" distL="0" distR="0">
            <wp:extent cx="1828800" cy="24383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562" cy="2476749"/>
                    </a:xfrm>
                    <a:prstGeom prst="rect">
                      <a:avLst/>
                    </a:prstGeom>
                    <a:noFill/>
                    <a:ln>
                      <a:noFill/>
                    </a:ln>
                  </pic:spPr>
                </pic:pic>
              </a:graphicData>
            </a:graphic>
          </wp:inline>
        </w:drawing>
      </w:r>
      <w:r>
        <w:rPr>
          <w:noProof/>
        </w:rPr>
        <w:drawing>
          <wp:inline distT="0" distB="0" distL="0" distR="0">
            <wp:extent cx="18288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0378" cy="2440504"/>
                    </a:xfrm>
                    <a:prstGeom prst="rect">
                      <a:avLst/>
                    </a:prstGeom>
                    <a:noFill/>
                    <a:ln>
                      <a:noFill/>
                    </a:ln>
                  </pic:spPr>
                </pic:pic>
              </a:graphicData>
            </a:graphic>
          </wp:inline>
        </w:drawing>
      </w:r>
    </w:p>
    <w:p w:rsidR="007B75D0" w:rsidRDefault="007B75D0" w:rsidP="001A5C10">
      <w:pPr>
        <w:spacing w:line="360" w:lineRule="auto"/>
        <w:ind w:left="1260"/>
        <w:jc w:val="both"/>
        <w:rPr>
          <w:rFonts w:ascii="Times New Roman" w:hAnsi="Times New Roman" w:cs="Times New Roman"/>
          <w:sz w:val="24"/>
          <w:szCs w:val="24"/>
        </w:rPr>
      </w:pPr>
      <w:bookmarkStart w:id="10" w:name="_Hlk119234473"/>
      <w:r>
        <w:rPr>
          <w:rFonts w:ascii="Times New Roman" w:hAnsi="Times New Roman" w:cs="Times New Roman"/>
          <w:sz w:val="24"/>
          <w:szCs w:val="24"/>
        </w:rPr>
        <w:t xml:space="preserve">Fig </w:t>
      </w:r>
      <w:r w:rsidR="00A90A73">
        <w:rPr>
          <w:rFonts w:ascii="Times New Roman" w:hAnsi="Times New Roman" w:cs="Times New Roman"/>
          <w:sz w:val="24"/>
          <w:szCs w:val="24"/>
        </w:rPr>
        <w:t>1.17</w:t>
      </w:r>
      <w:bookmarkEnd w:id="10"/>
      <w:r w:rsidR="00CA2DCB">
        <w:rPr>
          <w:rFonts w:ascii="Times New Roman" w:hAnsi="Times New Roman" w:cs="Times New Roman"/>
          <w:sz w:val="24"/>
          <w:szCs w:val="24"/>
        </w:rPr>
        <w:t>S</w:t>
      </w:r>
      <w:r>
        <w:rPr>
          <w:rFonts w:ascii="Times New Roman" w:hAnsi="Times New Roman" w:cs="Times New Roman"/>
          <w:sz w:val="24"/>
          <w:szCs w:val="24"/>
        </w:rPr>
        <w:t>teel trusses</w:t>
      </w:r>
      <w:bookmarkStart w:id="11" w:name="_Hlk119234488"/>
      <w:r w:rsidR="00E126B2">
        <w:rPr>
          <w:rFonts w:ascii="Times New Roman" w:hAnsi="Times New Roman" w:cs="Times New Roman"/>
          <w:sz w:val="24"/>
          <w:szCs w:val="24"/>
        </w:rPr>
        <w:t xml:space="preserve">Fig </w:t>
      </w:r>
      <w:r w:rsidR="00A90A73">
        <w:rPr>
          <w:rFonts w:ascii="Times New Roman" w:hAnsi="Times New Roman" w:cs="Times New Roman"/>
          <w:sz w:val="24"/>
          <w:szCs w:val="24"/>
        </w:rPr>
        <w:t>1.18</w:t>
      </w:r>
      <w:r w:rsidR="00CA2DCB">
        <w:rPr>
          <w:rFonts w:ascii="Times New Roman" w:hAnsi="Times New Roman" w:cs="Times New Roman"/>
          <w:sz w:val="24"/>
          <w:szCs w:val="24"/>
        </w:rPr>
        <w:t>S</w:t>
      </w:r>
      <w:r w:rsidR="00E126B2">
        <w:rPr>
          <w:rFonts w:ascii="Times New Roman" w:hAnsi="Times New Roman" w:cs="Times New Roman"/>
          <w:sz w:val="24"/>
          <w:szCs w:val="24"/>
        </w:rPr>
        <w:t>teel trusses</w:t>
      </w:r>
      <w:bookmarkEnd w:id="11"/>
    </w:p>
    <w:p w:rsidR="00E126B2" w:rsidRDefault="00E126B2" w:rsidP="001A5C10">
      <w:pPr>
        <w:spacing w:line="360" w:lineRule="auto"/>
        <w:ind w:left="1260"/>
        <w:jc w:val="both"/>
        <w:rPr>
          <w:rFonts w:ascii="Times New Roman" w:hAnsi="Times New Roman" w:cs="Times New Roman"/>
          <w:sz w:val="24"/>
          <w:szCs w:val="24"/>
        </w:rPr>
      </w:pPr>
    </w:p>
    <w:p w:rsidR="00E126B2" w:rsidRDefault="00E126B2" w:rsidP="001A5C10">
      <w:pPr>
        <w:pStyle w:val="ListParagraph"/>
        <w:spacing w:line="360" w:lineRule="auto"/>
        <w:ind w:left="1260"/>
        <w:jc w:val="both"/>
        <w:rPr>
          <w:rFonts w:ascii="Times New Roman" w:hAnsi="Times New Roman" w:cs="Times New Roman"/>
          <w:sz w:val="24"/>
          <w:szCs w:val="24"/>
        </w:rPr>
      </w:pPr>
      <w:r>
        <w:rPr>
          <w:noProof/>
        </w:rPr>
        <w:drawing>
          <wp:inline distT="0" distB="0" distL="0" distR="0">
            <wp:extent cx="4734560" cy="35509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0812" cy="3578109"/>
                    </a:xfrm>
                    <a:prstGeom prst="rect">
                      <a:avLst/>
                    </a:prstGeom>
                    <a:noFill/>
                    <a:ln>
                      <a:noFill/>
                    </a:ln>
                  </pic:spPr>
                </pic:pic>
              </a:graphicData>
            </a:graphic>
          </wp:inline>
        </w:drawing>
      </w:r>
    </w:p>
    <w:p w:rsidR="00E126B2" w:rsidRDefault="00E126B2" w:rsidP="001A5C10">
      <w:pPr>
        <w:pStyle w:val="ListParagraph"/>
        <w:spacing w:line="360" w:lineRule="auto"/>
        <w:ind w:left="1260"/>
        <w:jc w:val="both"/>
        <w:rPr>
          <w:rFonts w:ascii="Times New Roman" w:hAnsi="Times New Roman" w:cs="Times New Roman"/>
          <w:sz w:val="24"/>
          <w:szCs w:val="24"/>
        </w:rPr>
      </w:pPr>
      <w:bookmarkStart w:id="12" w:name="_Hlk119234596"/>
      <w:r>
        <w:rPr>
          <w:rFonts w:ascii="Times New Roman" w:hAnsi="Times New Roman" w:cs="Times New Roman"/>
          <w:sz w:val="24"/>
          <w:szCs w:val="24"/>
        </w:rPr>
        <w:t xml:space="preserve">Fig </w:t>
      </w:r>
      <w:r w:rsidR="00A90A73">
        <w:rPr>
          <w:rFonts w:ascii="Times New Roman" w:hAnsi="Times New Roman" w:cs="Times New Roman"/>
          <w:sz w:val="24"/>
          <w:szCs w:val="24"/>
        </w:rPr>
        <w:t>1.19</w:t>
      </w:r>
      <w:r w:rsidR="00CA2DCB">
        <w:rPr>
          <w:rFonts w:ascii="Times New Roman" w:hAnsi="Times New Roman" w:cs="Times New Roman"/>
          <w:sz w:val="24"/>
          <w:szCs w:val="24"/>
        </w:rPr>
        <w:t>S</w:t>
      </w:r>
      <w:r>
        <w:rPr>
          <w:rFonts w:ascii="Times New Roman" w:hAnsi="Times New Roman" w:cs="Times New Roman"/>
          <w:sz w:val="24"/>
          <w:szCs w:val="24"/>
        </w:rPr>
        <w:t>teel trusses, painted with red oxide emulsion paint</w:t>
      </w:r>
      <w:bookmarkEnd w:id="12"/>
    </w:p>
    <w:p w:rsidR="00E126B2" w:rsidRPr="00E126B2" w:rsidRDefault="00E126B2"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b/>
          <w:sz w:val="24"/>
          <w:szCs w:val="24"/>
        </w:rPr>
        <w:t>Connection Considerations</w:t>
      </w:r>
    </w:p>
    <w:p w:rsidR="00E126B2" w:rsidRPr="000E5FCA" w:rsidRDefault="00E126B2"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The bolt and knot were well coupled to the purlin to ensure proper rigidity with the roof.</w:t>
      </w:r>
    </w:p>
    <w:p w:rsidR="00E126B2" w:rsidRPr="00E126B2" w:rsidRDefault="00E126B2" w:rsidP="001A5C10">
      <w:pPr>
        <w:pStyle w:val="ListParagraph"/>
        <w:spacing w:line="360" w:lineRule="auto"/>
        <w:ind w:left="1260"/>
        <w:jc w:val="both"/>
        <w:rPr>
          <w:rFonts w:ascii="Times New Roman" w:hAnsi="Times New Roman" w:cs="Times New Roman"/>
          <w:sz w:val="24"/>
          <w:szCs w:val="24"/>
        </w:rPr>
      </w:pPr>
      <w:r>
        <w:rPr>
          <w:noProof/>
        </w:rPr>
        <w:drawing>
          <wp:inline distT="0" distB="0" distL="0" distR="0">
            <wp:extent cx="2183130" cy="29108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5711" cy="3020948"/>
                    </a:xfrm>
                    <a:prstGeom prst="rect">
                      <a:avLst/>
                    </a:prstGeom>
                    <a:noFill/>
                    <a:ln>
                      <a:noFill/>
                    </a:ln>
                  </pic:spPr>
                </pic:pic>
              </a:graphicData>
            </a:graphic>
          </wp:inline>
        </w:drawing>
      </w:r>
      <w:r>
        <w:rPr>
          <w:noProof/>
        </w:rPr>
        <w:drawing>
          <wp:inline distT="0" distB="0" distL="0" distR="0">
            <wp:extent cx="21717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5303" cy="2927071"/>
                    </a:xfrm>
                    <a:prstGeom prst="rect">
                      <a:avLst/>
                    </a:prstGeom>
                    <a:noFill/>
                    <a:ln>
                      <a:noFill/>
                    </a:ln>
                  </pic:spPr>
                </pic:pic>
              </a:graphicData>
            </a:graphic>
          </wp:inline>
        </w:drawing>
      </w:r>
    </w:p>
    <w:p w:rsidR="00E126B2" w:rsidRPr="00E126B2" w:rsidRDefault="00E126B2" w:rsidP="001A5C10">
      <w:pPr>
        <w:pStyle w:val="ListParagraph"/>
        <w:spacing w:line="360" w:lineRule="auto"/>
        <w:ind w:left="1260"/>
        <w:jc w:val="both"/>
        <w:rPr>
          <w:rFonts w:ascii="Times New Roman" w:hAnsi="Times New Roman" w:cs="Times New Roman"/>
          <w:sz w:val="24"/>
          <w:szCs w:val="24"/>
        </w:rPr>
      </w:pPr>
      <w:bookmarkStart w:id="13" w:name="_Hlk119234655"/>
      <w:r>
        <w:rPr>
          <w:rFonts w:ascii="Times New Roman" w:hAnsi="Times New Roman" w:cs="Times New Roman"/>
          <w:sz w:val="24"/>
          <w:szCs w:val="24"/>
        </w:rPr>
        <w:lastRenderedPageBreak/>
        <w:t xml:space="preserve">Fig </w:t>
      </w:r>
      <w:r w:rsidR="00A90A73">
        <w:rPr>
          <w:rFonts w:ascii="Times New Roman" w:hAnsi="Times New Roman" w:cs="Times New Roman"/>
          <w:sz w:val="24"/>
          <w:szCs w:val="24"/>
        </w:rPr>
        <w:t>1.20</w:t>
      </w:r>
      <w:r w:rsidR="00CA2DCB">
        <w:rPr>
          <w:rFonts w:ascii="Times New Roman" w:hAnsi="Times New Roman" w:cs="Times New Roman"/>
          <w:sz w:val="24"/>
          <w:szCs w:val="24"/>
        </w:rPr>
        <w:t>B</w:t>
      </w:r>
      <w:r>
        <w:rPr>
          <w:rFonts w:ascii="Times New Roman" w:hAnsi="Times New Roman" w:cs="Times New Roman"/>
          <w:sz w:val="24"/>
          <w:szCs w:val="24"/>
        </w:rPr>
        <w:t xml:space="preserve">olt and knot                Fig </w:t>
      </w:r>
      <w:r w:rsidR="00A90A73">
        <w:rPr>
          <w:rFonts w:ascii="Times New Roman" w:hAnsi="Times New Roman" w:cs="Times New Roman"/>
          <w:sz w:val="24"/>
          <w:szCs w:val="24"/>
        </w:rPr>
        <w:t>1.21</w:t>
      </w:r>
      <w:r w:rsidR="00CA2DCB">
        <w:rPr>
          <w:rFonts w:ascii="Times New Roman" w:hAnsi="Times New Roman" w:cs="Times New Roman"/>
          <w:sz w:val="24"/>
          <w:szCs w:val="24"/>
        </w:rPr>
        <w:t>B</w:t>
      </w:r>
      <w:r>
        <w:rPr>
          <w:rFonts w:ascii="Times New Roman" w:hAnsi="Times New Roman" w:cs="Times New Roman"/>
          <w:sz w:val="24"/>
          <w:szCs w:val="24"/>
        </w:rPr>
        <w:t>olt and knot</w:t>
      </w:r>
      <w:bookmarkEnd w:id="13"/>
    </w:p>
    <w:p w:rsidR="00791057" w:rsidRPr="006B7FD8" w:rsidRDefault="00791057"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LOADING CONDITIONS AND LOADING COMBINATIONS</w:t>
      </w:r>
    </w:p>
    <w:p w:rsidR="00791057" w:rsidRDefault="00791057" w:rsidP="001A5C10">
      <w:pPr>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Loading conditions are categorized as follows:</w:t>
      </w:r>
    </w:p>
    <w:p w:rsidR="00791057" w:rsidRDefault="00791057" w:rsidP="001A5C10">
      <w:pPr>
        <w:pStyle w:val="ListParagraph"/>
        <w:numPr>
          <w:ilvl w:val="0"/>
          <w:numId w:val="31"/>
        </w:numPr>
        <w:spacing w:line="360" w:lineRule="auto"/>
        <w:jc w:val="both"/>
        <w:rPr>
          <w:rFonts w:ascii="Times New Roman" w:hAnsi="Times New Roman" w:cs="Times New Roman"/>
          <w:sz w:val="24"/>
          <w:szCs w:val="24"/>
        </w:rPr>
      </w:pPr>
      <w:r w:rsidRPr="00791057">
        <w:rPr>
          <w:rFonts w:ascii="Times New Roman" w:hAnsi="Times New Roman" w:cs="Times New Roman"/>
          <w:b/>
          <w:sz w:val="24"/>
          <w:szCs w:val="24"/>
        </w:rPr>
        <w:t>Dead load:</w:t>
      </w:r>
      <w:r w:rsidRPr="00791057">
        <w:rPr>
          <w:rFonts w:ascii="Times New Roman" w:hAnsi="Times New Roman" w:cs="Times New Roman"/>
          <w:sz w:val="24"/>
          <w:szCs w:val="24"/>
        </w:rPr>
        <w:t xml:space="preserve"> They are also known as permanent or static loads. They are loads that remain relatively constant over time and comprises of beams, columns, slabs &amp; roofs.</w:t>
      </w:r>
    </w:p>
    <w:p w:rsidR="00791057" w:rsidRPr="006B7FD8" w:rsidRDefault="00791057" w:rsidP="001A5C10">
      <w:pPr>
        <w:pStyle w:val="ListParagraph"/>
        <w:numPr>
          <w:ilvl w:val="0"/>
          <w:numId w:val="31"/>
        </w:numPr>
        <w:spacing w:line="360" w:lineRule="auto"/>
        <w:jc w:val="both"/>
        <w:rPr>
          <w:rFonts w:ascii="Times New Roman" w:hAnsi="Times New Roman" w:cs="Times New Roman"/>
          <w:sz w:val="24"/>
          <w:szCs w:val="24"/>
        </w:rPr>
      </w:pPr>
      <w:r w:rsidRPr="008148D3">
        <w:rPr>
          <w:rFonts w:ascii="Times New Roman" w:hAnsi="Times New Roman" w:cs="Times New Roman"/>
          <w:b/>
          <w:sz w:val="24"/>
          <w:szCs w:val="24"/>
        </w:rPr>
        <w:t>Live load:</w:t>
      </w:r>
      <w:r w:rsidRPr="008148D3">
        <w:rPr>
          <w:rFonts w:ascii="Times New Roman" w:hAnsi="Times New Roman" w:cs="Times New Roman"/>
          <w:sz w:val="24"/>
          <w:szCs w:val="24"/>
        </w:rPr>
        <w:t xml:space="preserve"> This load represents the force imposed on the structure by the occupancy and use of the building. Building codes give minimum design live loads which vary with the classification of occupancy and use.</w:t>
      </w:r>
    </w:p>
    <w:p w:rsidR="00791057" w:rsidRDefault="00791057" w:rsidP="001A5C10">
      <w:pPr>
        <w:pStyle w:val="ListParagraph"/>
        <w:numPr>
          <w:ilvl w:val="0"/>
          <w:numId w:val="31"/>
        </w:numPr>
        <w:spacing w:line="360" w:lineRule="auto"/>
        <w:jc w:val="both"/>
        <w:rPr>
          <w:rFonts w:ascii="Times New Roman" w:hAnsi="Times New Roman" w:cs="Times New Roman"/>
          <w:sz w:val="24"/>
          <w:szCs w:val="24"/>
        </w:rPr>
      </w:pPr>
      <w:r w:rsidRPr="006B7FD8">
        <w:rPr>
          <w:rFonts w:ascii="Times New Roman" w:hAnsi="Times New Roman" w:cs="Times New Roman"/>
          <w:b/>
          <w:sz w:val="24"/>
          <w:szCs w:val="24"/>
        </w:rPr>
        <w:t>Rain loads:</w:t>
      </w:r>
      <w:r w:rsidRPr="006B7FD8">
        <w:rPr>
          <w:rFonts w:ascii="Times New Roman" w:hAnsi="Times New Roman" w:cs="Times New Roman"/>
          <w:sz w:val="24"/>
          <w:szCs w:val="24"/>
        </w:rPr>
        <w:t xml:space="preserve"> These loads are now recognized as a separate loading condition. In the past, rain was accounted for in live load. However, some codes have a more refined standard. Rain loading can be a function of storm intensity, roof slope, and roof drainage</w:t>
      </w:r>
      <w:r>
        <w:rPr>
          <w:rFonts w:ascii="Times New Roman" w:hAnsi="Times New Roman" w:cs="Times New Roman"/>
          <w:sz w:val="24"/>
          <w:szCs w:val="24"/>
        </w:rPr>
        <w:t>.</w:t>
      </w:r>
    </w:p>
    <w:p w:rsidR="00791057" w:rsidRPr="006B7FD8" w:rsidRDefault="00791057" w:rsidP="001A5C10">
      <w:pPr>
        <w:pStyle w:val="ListParagraph"/>
        <w:numPr>
          <w:ilvl w:val="0"/>
          <w:numId w:val="31"/>
        </w:numPr>
        <w:spacing w:line="360" w:lineRule="auto"/>
        <w:jc w:val="both"/>
        <w:rPr>
          <w:rFonts w:ascii="Times New Roman" w:hAnsi="Times New Roman" w:cs="Times New Roman"/>
          <w:sz w:val="24"/>
          <w:szCs w:val="24"/>
        </w:rPr>
      </w:pPr>
      <w:r w:rsidRPr="006B7FD8">
        <w:rPr>
          <w:rFonts w:ascii="Times New Roman" w:hAnsi="Times New Roman" w:cs="Times New Roman"/>
          <w:b/>
          <w:sz w:val="24"/>
          <w:szCs w:val="24"/>
        </w:rPr>
        <w:t>Wind loads:</w:t>
      </w:r>
      <w:r w:rsidRPr="006B7FD8">
        <w:rPr>
          <w:rFonts w:ascii="Times New Roman" w:hAnsi="Times New Roman" w:cs="Times New Roman"/>
          <w:sz w:val="24"/>
          <w:szCs w:val="24"/>
        </w:rPr>
        <w:t xml:space="preserve"> These are well codified, and are a function of local climate conditions, building height, building geometry and exposure as determined by the surrounding environment and terrain. Building codes account for increases in local pressure at edges and corners</w:t>
      </w:r>
      <w:r>
        <w:rPr>
          <w:rFonts w:ascii="Times New Roman" w:hAnsi="Times New Roman" w:cs="Times New Roman"/>
          <w:sz w:val="24"/>
          <w:szCs w:val="24"/>
        </w:rPr>
        <w:t>.</w:t>
      </w:r>
    </w:p>
    <w:p w:rsidR="00791057" w:rsidRDefault="00070750" w:rsidP="001A5C10">
      <w:pPr>
        <w:spacing w:line="360" w:lineRule="auto"/>
        <w:ind w:left="1260"/>
        <w:jc w:val="both"/>
        <w:rPr>
          <w:rFonts w:ascii="Times New Roman" w:hAnsi="Times New Roman" w:cs="Times New Roman"/>
          <w:b/>
          <w:sz w:val="24"/>
          <w:szCs w:val="24"/>
        </w:rPr>
      </w:pPr>
      <w:r w:rsidRPr="006B7FD8">
        <w:rPr>
          <w:rFonts w:ascii="Times New Roman" w:hAnsi="Times New Roman" w:cs="Times New Roman"/>
          <w:b/>
          <w:sz w:val="24"/>
          <w:szCs w:val="24"/>
        </w:rPr>
        <w:t>Points to consider in the application of flat roof</w:t>
      </w:r>
    </w:p>
    <w:p w:rsidR="00070750" w:rsidRPr="006B7FD8" w:rsidRDefault="00070750" w:rsidP="001A5C10">
      <w:pPr>
        <w:pStyle w:val="ListParagraph"/>
        <w:spacing w:line="360" w:lineRule="auto"/>
        <w:ind w:left="1260"/>
        <w:jc w:val="both"/>
        <w:rPr>
          <w:rFonts w:ascii="Times New Roman" w:hAnsi="Times New Roman" w:cs="Times New Roman"/>
          <w:b/>
          <w:sz w:val="24"/>
          <w:szCs w:val="24"/>
        </w:rPr>
      </w:pPr>
      <w:r w:rsidRPr="00070750">
        <w:rPr>
          <w:rFonts w:ascii="Times New Roman" w:hAnsi="Times New Roman" w:cs="Times New Roman"/>
          <w:bCs/>
          <w:sz w:val="24"/>
          <w:szCs w:val="24"/>
        </w:rPr>
        <w:t>1</w:t>
      </w:r>
      <w:r>
        <w:rPr>
          <w:rFonts w:ascii="Times New Roman" w:hAnsi="Times New Roman" w:cs="Times New Roman"/>
          <w:b/>
          <w:sz w:val="24"/>
          <w:szCs w:val="24"/>
        </w:rPr>
        <w:t xml:space="preserve">. </w:t>
      </w:r>
      <w:r w:rsidRPr="006B7FD8">
        <w:rPr>
          <w:rFonts w:ascii="Times New Roman" w:hAnsi="Times New Roman" w:cs="Times New Roman"/>
          <w:b/>
          <w:sz w:val="24"/>
          <w:szCs w:val="24"/>
        </w:rPr>
        <w:t>Insulation and Roofing</w:t>
      </w:r>
    </w:p>
    <w:p w:rsidR="00070750"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Due to concern about energy, the use of additional and/or improved roof insulation has become common. Co-ordination with the mechanical requirements of the building is necessary. Generally, the use of additional insulation is warranted.</w:t>
      </w:r>
    </w:p>
    <w:p w:rsidR="00070750" w:rsidRPr="00070750" w:rsidRDefault="00070750" w:rsidP="001A5C10">
      <w:pPr>
        <w:pStyle w:val="ListParagraph"/>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2. </w:t>
      </w:r>
      <w:r w:rsidRPr="006B7FD8">
        <w:rPr>
          <w:rFonts w:ascii="Times New Roman" w:hAnsi="Times New Roman" w:cs="Times New Roman"/>
          <w:b/>
          <w:sz w:val="24"/>
          <w:szCs w:val="24"/>
        </w:rPr>
        <w:t>Expansion Joints</w:t>
      </w:r>
    </w:p>
    <w:p w:rsidR="00070750"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Although industrial buildings are often constructed of flexible materials, roof and structural expansion joints are required when horizontal dimensions are large. It is not possible to state exact requirements relative to distances between expansionjoints because of the many variables involved, such as ambient temperature during construction and the expected temperature range during the life of the buildings.</w:t>
      </w:r>
    </w:p>
    <w:p w:rsidR="00070750" w:rsidRPr="006B7FD8" w:rsidRDefault="00070750" w:rsidP="001A5C10">
      <w:pPr>
        <w:pStyle w:val="ListParagraph"/>
        <w:spacing w:line="360" w:lineRule="auto"/>
        <w:ind w:left="1260"/>
        <w:jc w:val="both"/>
        <w:rPr>
          <w:rFonts w:ascii="Times New Roman" w:hAnsi="Times New Roman" w:cs="Times New Roman"/>
          <w:b/>
          <w:sz w:val="24"/>
          <w:szCs w:val="24"/>
        </w:rPr>
      </w:pPr>
      <w:r w:rsidRPr="00985218">
        <w:rPr>
          <w:rFonts w:ascii="Times New Roman" w:hAnsi="Times New Roman" w:cs="Times New Roman"/>
          <w:bCs/>
          <w:sz w:val="24"/>
          <w:szCs w:val="24"/>
        </w:rPr>
        <w:lastRenderedPageBreak/>
        <w:t>3.</w:t>
      </w:r>
      <w:r w:rsidRPr="006B7FD8">
        <w:rPr>
          <w:rFonts w:ascii="Times New Roman" w:hAnsi="Times New Roman" w:cs="Times New Roman"/>
          <w:b/>
          <w:sz w:val="24"/>
          <w:szCs w:val="24"/>
        </w:rPr>
        <w:t>Roof Drainage and ponding</w:t>
      </w:r>
    </w:p>
    <w:p w:rsidR="00070750"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Prior to determining a framing scheme and the direction of primary and secondary framing members, it is important to decide how roof drainage is to be</w:t>
      </w:r>
    </w:p>
    <w:p w:rsidR="00070750" w:rsidRPr="006B7FD8"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accomplished. If the structure is heated, interior roof drains may be justified. For unheated spaces exterior drains and gutters may provide the solution.</w:t>
      </w:r>
    </w:p>
    <w:p w:rsidR="00070750" w:rsidRPr="006B7FD8"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Ponding as it applies to roof design has two meanings.</w:t>
      </w:r>
    </w:p>
    <w:p w:rsidR="00070750" w:rsidRDefault="00070750"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sz w:val="24"/>
          <w:szCs w:val="24"/>
        </w:rPr>
        <w:t>To the roofing industry, ponding describes the condition in which water accumulated in low spots has not dissipated within 24 hours of the last rainstorm. Ponding of this nature is addressed in roof design by positive roof drainage and control of the deflections of roof framing members.</w:t>
      </w:r>
    </w:p>
    <w:p w:rsidR="003156C2" w:rsidRPr="006B7FD8" w:rsidRDefault="003156C2" w:rsidP="001A5C10">
      <w:pPr>
        <w:pStyle w:val="ListParagraph"/>
        <w:spacing w:line="360" w:lineRule="auto"/>
        <w:ind w:left="1260"/>
        <w:jc w:val="both"/>
        <w:rPr>
          <w:rFonts w:ascii="Times New Roman" w:hAnsi="Times New Roman" w:cs="Times New Roman"/>
          <w:sz w:val="24"/>
          <w:szCs w:val="24"/>
        </w:rPr>
      </w:pPr>
      <w:r w:rsidRPr="006B7FD8">
        <w:rPr>
          <w:rFonts w:ascii="Times New Roman" w:hAnsi="Times New Roman" w:cs="Times New Roman"/>
          <w:b/>
          <w:sz w:val="24"/>
          <w:szCs w:val="24"/>
        </w:rPr>
        <w:t>General Design and Economic Considerations</w:t>
      </w:r>
      <w:r w:rsidRPr="006B7FD8">
        <w:rPr>
          <w:rFonts w:ascii="Times New Roman" w:hAnsi="Times New Roman" w:cs="Times New Roman"/>
          <w:b/>
          <w:sz w:val="24"/>
          <w:szCs w:val="24"/>
        </w:rPr>
        <w:cr/>
      </w:r>
      <w:r w:rsidRPr="006B7FD8">
        <w:rPr>
          <w:rFonts w:ascii="Times New Roman" w:hAnsi="Times New Roman" w:cs="Times New Roman"/>
          <w:sz w:val="24"/>
          <w:szCs w:val="24"/>
        </w:rPr>
        <w:t xml:space="preserve"> No absolute statements can be made about what truss configuration will provide the most economical solution. For </w:t>
      </w:r>
      <w:r>
        <w:rPr>
          <w:rFonts w:ascii="Times New Roman" w:hAnsi="Times New Roman" w:cs="Times New Roman"/>
          <w:sz w:val="24"/>
          <w:szCs w:val="24"/>
        </w:rPr>
        <w:t>some other</w:t>
      </w:r>
      <w:r w:rsidRPr="006B7FD8">
        <w:rPr>
          <w:rFonts w:ascii="Times New Roman" w:hAnsi="Times New Roman" w:cs="Times New Roman"/>
          <w:sz w:val="24"/>
          <w:szCs w:val="24"/>
        </w:rPr>
        <w:t xml:space="preserve"> situation</w:t>
      </w:r>
      <w:r>
        <w:rPr>
          <w:rFonts w:ascii="Times New Roman" w:hAnsi="Times New Roman" w:cs="Times New Roman"/>
          <w:sz w:val="24"/>
          <w:szCs w:val="24"/>
        </w:rPr>
        <w:t>s</w:t>
      </w:r>
      <w:r w:rsidRPr="006B7FD8">
        <w:rPr>
          <w:rFonts w:ascii="Times New Roman" w:hAnsi="Times New Roman" w:cs="Times New Roman"/>
          <w:sz w:val="24"/>
          <w:szCs w:val="24"/>
        </w:rPr>
        <w:t>, however, the following statements can be made regarding truss design:</w:t>
      </w:r>
    </w:p>
    <w:p w:rsidR="003156C2" w:rsidRDefault="003156C2" w:rsidP="001A5C10">
      <w:pPr>
        <w:pStyle w:val="ListParagraph"/>
        <w:numPr>
          <w:ilvl w:val="0"/>
          <w:numId w:val="35"/>
        </w:numPr>
        <w:spacing w:line="360" w:lineRule="auto"/>
        <w:jc w:val="both"/>
        <w:rPr>
          <w:rFonts w:ascii="Times New Roman" w:hAnsi="Times New Roman" w:cs="Times New Roman"/>
          <w:sz w:val="24"/>
          <w:szCs w:val="24"/>
        </w:rPr>
      </w:pPr>
      <w:r w:rsidRPr="006B7FD8">
        <w:rPr>
          <w:rFonts w:ascii="Times New Roman" w:hAnsi="Times New Roman" w:cs="Times New Roman"/>
          <w:sz w:val="24"/>
          <w:szCs w:val="24"/>
        </w:rPr>
        <w:t>Span-to-depth ratios of 15 to 20 generally prove to be economical; however, shipping depth limitations should be considered so that shop fabrication can be maximized. The maximum depth for shipping is conservatively 14 ft. Greater depths will require the web members to be field bolted, which will increase erection costs.</w:t>
      </w:r>
    </w:p>
    <w:p w:rsidR="003156C2" w:rsidRPr="006B7FD8" w:rsidRDefault="003156C2" w:rsidP="001A5C10">
      <w:pPr>
        <w:pStyle w:val="ListParagraph"/>
        <w:numPr>
          <w:ilvl w:val="0"/>
          <w:numId w:val="35"/>
        </w:numPr>
        <w:spacing w:line="360" w:lineRule="auto"/>
        <w:jc w:val="both"/>
        <w:rPr>
          <w:rFonts w:ascii="Times New Roman" w:hAnsi="Times New Roman" w:cs="Times New Roman"/>
          <w:sz w:val="24"/>
          <w:szCs w:val="24"/>
        </w:rPr>
      </w:pPr>
      <w:r w:rsidRPr="006B7FD8">
        <w:rPr>
          <w:rFonts w:ascii="Times New Roman" w:hAnsi="Times New Roman" w:cs="Times New Roman"/>
          <w:sz w:val="24"/>
          <w:szCs w:val="24"/>
        </w:rPr>
        <w:t>The length between splice points is also limited by shipping lengths. The maximum shippable length varies according to the destination of the trusses, but lengths of 80 ft are generally shippable and 100 ft is often possible. Because maximum available length is approximately 70 ft, the distance between splice points is normally set at a maximum of 70 ft. Greater distances between splice points will generally require truss chords to be shop spliced.</w:t>
      </w:r>
    </w:p>
    <w:p w:rsidR="003156C2" w:rsidRPr="006B7FD8" w:rsidRDefault="003156C2" w:rsidP="001A5C10">
      <w:pPr>
        <w:pStyle w:val="ListParagraph"/>
        <w:numPr>
          <w:ilvl w:val="0"/>
          <w:numId w:val="35"/>
        </w:numPr>
        <w:spacing w:line="360" w:lineRule="auto"/>
        <w:jc w:val="both"/>
        <w:rPr>
          <w:rFonts w:ascii="Times New Roman" w:hAnsi="Times New Roman" w:cs="Times New Roman"/>
          <w:sz w:val="24"/>
          <w:szCs w:val="24"/>
        </w:rPr>
      </w:pPr>
      <w:r w:rsidRPr="006B7FD8">
        <w:rPr>
          <w:rFonts w:ascii="Times New Roman" w:hAnsi="Times New Roman" w:cs="Times New Roman"/>
          <w:sz w:val="24"/>
          <w:szCs w:val="24"/>
        </w:rPr>
        <w:t>The lateral bracing requirements for the top and bottom chords should be considered interactively while selecting chord sizes and types. Particular attention should be paid to loads that produce compression in the bottom chord. In this condition additional chord bracing will most likely be necessary.</w:t>
      </w:r>
    </w:p>
    <w:p w:rsidR="003156C2" w:rsidRPr="006B7FD8" w:rsidRDefault="003156C2" w:rsidP="001A5C10">
      <w:pPr>
        <w:pStyle w:val="ListParagraph"/>
        <w:numPr>
          <w:ilvl w:val="0"/>
          <w:numId w:val="35"/>
        </w:numPr>
        <w:spacing w:line="360" w:lineRule="auto"/>
        <w:jc w:val="both"/>
        <w:rPr>
          <w:rFonts w:ascii="Times New Roman" w:hAnsi="Times New Roman" w:cs="Times New Roman"/>
          <w:sz w:val="24"/>
          <w:szCs w:val="24"/>
        </w:rPr>
      </w:pPr>
      <w:r w:rsidRPr="006B7FD8">
        <w:rPr>
          <w:rFonts w:ascii="Times New Roman" w:hAnsi="Times New Roman" w:cs="Times New Roman"/>
          <w:sz w:val="24"/>
          <w:szCs w:val="24"/>
        </w:rPr>
        <w:t xml:space="preserve">If possible, select </w:t>
      </w:r>
      <w:r w:rsidR="00B14D5F" w:rsidRPr="006B7FD8">
        <w:rPr>
          <w:rFonts w:ascii="Times New Roman" w:hAnsi="Times New Roman" w:cs="Times New Roman"/>
          <w:sz w:val="24"/>
          <w:szCs w:val="24"/>
        </w:rPr>
        <w:t>the</w:t>
      </w:r>
      <w:r w:rsidRPr="006B7FD8">
        <w:rPr>
          <w:rFonts w:ascii="Times New Roman" w:hAnsi="Times New Roman" w:cs="Times New Roman"/>
          <w:sz w:val="24"/>
          <w:szCs w:val="24"/>
        </w:rPr>
        <w:t xml:space="preserve"> lateral bracing requirements for the top and bottom chords should be considered interactively while selecting chord sizes and types. </w:t>
      </w:r>
      <w:r w:rsidRPr="006B7FD8">
        <w:rPr>
          <w:rFonts w:ascii="Times New Roman" w:hAnsi="Times New Roman" w:cs="Times New Roman"/>
          <w:sz w:val="24"/>
          <w:szCs w:val="24"/>
        </w:rPr>
        <w:lastRenderedPageBreak/>
        <w:t>Particular attention should be paid to loads that produce compression in the bottom chord. In this condition additional chord bracing will most likely be necessary.</w:t>
      </w:r>
    </w:p>
    <w:p w:rsidR="003156C2" w:rsidRDefault="003156C2" w:rsidP="001A5C10">
      <w:pPr>
        <w:pStyle w:val="ListParagraph"/>
        <w:spacing w:line="360" w:lineRule="auto"/>
        <w:ind w:left="1260"/>
        <w:jc w:val="both"/>
        <w:rPr>
          <w:rFonts w:ascii="Times New Roman" w:hAnsi="Times New Roman" w:cs="Times New Roman"/>
          <w:b/>
          <w:sz w:val="24"/>
          <w:szCs w:val="24"/>
        </w:rPr>
      </w:pPr>
    </w:p>
    <w:p w:rsidR="003156C2" w:rsidRPr="006B7FD8" w:rsidRDefault="003156C2" w:rsidP="001A5C10">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6B7FD8">
        <w:rPr>
          <w:rFonts w:ascii="Times New Roman" w:hAnsi="Times New Roman" w:cs="Times New Roman"/>
          <w:sz w:val="24"/>
          <w:szCs w:val="24"/>
        </w:rPr>
        <w:t>russ depths so that tees can be used for the chords rather than wide flange shapes. Tees can eliminate (or reduce) the need for gusset plates.</w:t>
      </w:r>
    </w:p>
    <w:p w:rsidR="006760C7" w:rsidRPr="003156C2" w:rsidRDefault="003156C2" w:rsidP="001A5C10">
      <w:pPr>
        <w:pStyle w:val="ListParagraph"/>
        <w:numPr>
          <w:ilvl w:val="0"/>
          <w:numId w:val="35"/>
        </w:numPr>
        <w:spacing w:line="360" w:lineRule="auto"/>
        <w:jc w:val="both"/>
        <w:rPr>
          <w:rStyle w:val="fontstyle01"/>
          <w:color w:val="auto"/>
        </w:rPr>
      </w:pPr>
      <w:r w:rsidRPr="006B7FD8">
        <w:rPr>
          <w:rFonts w:ascii="Times New Roman" w:hAnsi="Times New Roman" w:cs="Times New Roman"/>
          <w:sz w:val="24"/>
          <w:szCs w:val="24"/>
        </w:rPr>
        <w:t>Higher strength steels (Fy = 50 ksi or more) usually results in more efficient truss members.</w:t>
      </w:r>
    </w:p>
    <w:p w:rsidR="004B1F63" w:rsidRPr="006B7FD8" w:rsidRDefault="00EB36BD" w:rsidP="001A5C10">
      <w:pPr>
        <w:pStyle w:val="Heading4"/>
        <w:spacing w:line="360" w:lineRule="auto"/>
        <w:ind w:left="1260"/>
        <w:jc w:val="both"/>
        <w:rPr>
          <w:rFonts w:ascii="Times New Roman" w:hAnsi="Times New Roman" w:cs="Times New Roman"/>
          <w:b/>
          <w:color w:val="auto"/>
          <w:sz w:val="24"/>
          <w:szCs w:val="24"/>
        </w:rPr>
      </w:pPr>
      <w:r>
        <w:rPr>
          <w:rStyle w:val="fontstyle01"/>
          <w:b/>
          <w:color w:val="auto"/>
        </w:rPr>
        <w:t xml:space="preserve">4.11 </w:t>
      </w:r>
      <w:r w:rsidR="004B1F63" w:rsidRPr="00EB36BD">
        <w:rPr>
          <w:rStyle w:val="fontstyle01"/>
          <w:b/>
          <w:i w:val="0"/>
          <w:iCs w:val="0"/>
          <w:color w:val="auto"/>
        </w:rPr>
        <w:t>Human relation and conflict resolution</w:t>
      </w:r>
    </w:p>
    <w:p w:rsidR="004B1F63" w:rsidRDefault="004B1F63" w:rsidP="001A5C10">
      <w:pPr>
        <w:spacing w:line="360" w:lineRule="auto"/>
        <w:ind w:left="1260"/>
        <w:jc w:val="both"/>
        <w:rPr>
          <w:rStyle w:val="fontstyle01"/>
        </w:rPr>
      </w:pPr>
      <w:r w:rsidRPr="006B7FD8">
        <w:rPr>
          <w:rStyle w:val="fontstyle01"/>
        </w:rPr>
        <w:t>In every construction project, different people from diverse background and family issues come together. Each individual involved in a profession, especially construction have to be at peace with one another. Peace must be sought by all means. In case of any dispute, the situation should be nipped in bud immediately. Malice must not reign among the professionals. Matters should be resolved by holding unto what unites us</w:t>
      </w:r>
      <w:r w:rsidR="00ED1CAC" w:rsidRPr="006B7FD8">
        <w:rPr>
          <w:rStyle w:val="fontstyle01"/>
        </w:rPr>
        <w:t>.</w:t>
      </w:r>
    </w:p>
    <w:p w:rsidR="002462F3" w:rsidRDefault="002462F3" w:rsidP="001A5C10">
      <w:pPr>
        <w:spacing w:line="360" w:lineRule="auto"/>
        <w:ind w:left="1260"/>
        <w:jc w:val="both"/>
        <w:rPr>
          <w:rStyle w:val="fontstyle01"/>
        </w:rPr>
      </w:pPr>
    </w:p>
    <w:p w:rsidR="002462F3" w:rsidRDefault="002462F3" w:rsidP="001A5C10">
      <w:pPr>
        <w:spacing w:line="360" w:lineRule="auto"/>
        <w:ind w:left="1260"/>
        <w:jc w:val="both"/>
        <w:rPr>
          <w:rStyle w:val="fontstyle01"/>
        </w:rPr>
      </w:pPr>
    </w:p>
    <w:p w:rsidR="002462F3" w:rsidRDefault="002462F3" w:rsidP="001A5C10">
      <w:pPr>
        <w:spacing w:line="360" w:lineRule="auto"/>
        <w:ind w:left="1260"/>
        <w:jc w:val="both"/>
        <w:rPr>
          <w:rStyle w:val="fontstyle01"/>
        </w:rPr>
      </w:pPr>
    </w:p>
    <w:p w:rsidR="002462F3" w:rsidRDefault="002462F3" w:rsidP="001A5C10">
      <w:pPr>
        <w:spacing w:line="360" w:lineRule="auto"/>
        <w:ind w:left="1260"/>
        <w:jc w:val="both"/>
        <w:rPr>
          <w:rStyle w:val="fontstyle01"/>
        </w:rPr>
      </w:pPr>
    </w:p>
    <w:p w:rsidR="002462F3" w:rsidRDefault="002462F3" w:rsidP="001A5C10">
      <w:pPr>
        <w:spacing w:line="360" w:lineRule="auto"/>
        <w:ind w:left="1260"/>
        <w:jc w:val="both"/>
        <w:rPr>
          <w:rStyle w:val="fontstyle01"/>
        </w:rPr>
      </w:pPr>
    </w:p>
    <w:p w:rsidR="002462F3" w:rsidRDefault="002462F3" w:rsidP="001A5C10">
      <w:pPr>
        <w:spacing w:line="360" w:lineRule="auto"/>
        <w:jc w:val="both"/>
        <w:rPr>
          <w:rStyle w:val="fontstyle01"/>
        </w:rPr>
      </w:pPr>
    </w:p>
    <w:p w:rsidR="009F7335" w:rsidRDefault="009F7335" w:rsidP="001A5C10">
      <w:pPr>
        <w:spacing w:line="360" w:lineRule="auto"/>
        <w:jc w:val="both"/>
        <w:rPr>
          <w:rStyle w:val="fontstyle01"/>
        </w:rPr>
      </w:pPr>
    </w:p>
    <w:p w:rsidR="009F7335" w:rsidRDefault="009F7335" w:rsidP="001A5C10">
      <w:pPr>
        <w:spacing w:line="360" w:lineRule="auto"/>
        <w:jc w:val="both"/>
        <w:rPr>
          <w:rStyle w:val="fontstyle01"/>
        </w:rPr>
      </w:pPr>
    </w:p>
    <w:p w:rsidR="009F7335" w:rsidRDefault="009F7335" w:rsidP="001A5C10">
      <w:pPr>
        <w:spacing w:line="360" w:lineRule="auto"/>
        <w:jc w:val="both"/>
        <w:rPr>
          <w:rStyle w:val="fontstyle01"/>
        </w:rPr>
      </w:pPr>
    </w:p>
    <w:p w:rsidR="009F7335" w:rsidRDefault="009F7335" w:rsidP="001A5C10">
      <w:pPr>
        <w:spacing w:line="360" w:lineRule="auto"/>
        <w:jc w:val="both"/>
        <w:rPr>
          <w:rStyle w:val="fontstyle01"/>
        </w:rPr>
      </w:pPr>
    </w:p>
    <w:p w:rsidR="009F7335" w:rsidRDefault="009F7335" w:rsidP="001A5C10">
      <w:pPr>
        <w:spacing w:line="360" w:lineRule="auto"/>
        <w:jc w:val="both"/>
        <w:rPr>
          <w:rStyle w:val="fontstyle01"/>
        </w:rPr>
      </w:pPr>
    </w:p>
    <w:p w:rsidR="009F7335" w:rsidRDefault="009F7335" w:rsidP="001A5C10">
      <w:pPr>
        <w:spacing w:line="360" w:lineRule="auto"/>
        <w:jc w:val="both"/>
        <w:rPr>
          <w:rStyle w:val="fontstyle01"/>
        </w:rPr>
      </w:pPr>
    </w:p>
    <w:p w:rsidR="009F7335" w:rsidRPr="006B7FD8" w:rsidRDefault="009F7335" w:rsidP="001A5C10">
      <w:pPr>
        <w:spacing w:line="360" w:lineRule="auto"/>
        <w:jc w:val="both"/>
        <w:rPr>
          <w:rStyle w:val="fontstyle01"/>
        </w:rPr>
      </w:pPr>
    </w:p>
    <w:p w:rsidR="004B1F63" w:rsidRPr="002462F3" w:rsidRDefault="004B1F63" w:rsidP="001A5C10">
      <w:pPr>
        <w:pStyle w:val="Heading1"/>
        <w:jc w:val="both"/>
        <w:rPr>
          <w:color w:val="000000"/>
        </w:rPr>
      </w:pPr>
      <w:r w:rsidRPr="002462F3">
        <w:rPr>
          <w:rStyle w:val="fontstyle01"/>
          <w:sz w:val="28"/>
          <w:szCs w:val="28"/>
        </w:rPr>
        <w:t>CHAPTER FIVE</w:t>
      </w:r>
    </w:p>
    <w:p w:rsidR="004B1F63" w:rsidRPr="002462F3" w:rsidRDefault="004B1F63" w:rsidP="001A5C10">
      <w:pPr>
        <w:pStyle w:val="Heading2"/>
        <w:jc w:val="both"/>
        <w:rPr>
          <w:rStyle w:val="Heading2Char"/>
          <w:b/>
        </w:rPr>
      </w:pPr>
      <w:r w:rsidRPr="002462F3">
        <w:rPr>
          <w:rStyle w:val="fontstyle01"/>
          <w:color w:val="auto"/>
          <w:sz w:val="28"/>
          <w:szCs w:val="28"/>
        </w:rPr>
        <w:t>5</w:t>
      </w:r>
      <w:r w:rsidRPr="002462F3">
        <w:rPr>
          <w:rStyle w:val="Heading2Char"/>
        </w:rPr>
        <w:t>.</w:t>
      </w:r>
      <w:r w:rsidRPr="002462F3">
        <w:rPr>
          <w:rStyle w:val="Heading2Char"/>
          <w:b/>
        </w:rPr>
        <w:t>0CONCLUSION AND RECOMMENDATION</w:t>
      </w:r>
    </w:p>
    <w:p w:rsidR="003201B6" w:rsidRPr="002462F3" w:rsidRDefault="003201B6" w:rsidP="001A5C10">
      <w:pPr>
        <w:pStyle w:val="Heading3"/>
        <w:spacing w:line="360" w:lineRule="auto"/>
        <w:ind w:left="1260"/>
        <w:jc w:val="both"/>
        <w:rPr>
          <w:rFonts w:ascii="Times New Roman" w:hAnsi="Times New Roman" w:cs="Times New Roman"/>
          <w:b/>
          <w:color w:val="auto"/>
          <w:sz w:val="28"/>
          <w:szCs w:val="28"/>
        </w:rPr>
      </w:pPr>
      <w:r w:rsidRPr="002462F3">
        <w:rPr>
          <w:rStyle w:val="fontstyle01"/>
          <w:b/>
          <w:color w:val="auto"/>
          <w:sz w:val="28"/>
          <w:szCs w:val="28"/>
        </w:rPr>
        <w:t>5.1   Conclusion</w:t>
      </w:r>
    </w:p>
    <w:p w:rsidR="003201B6" w:rsidRPr="006B7FD8" w:rsidRDefault="003201B6" w:rsidP="001A5C10">
      <w:pPr>
        <w:spacing w:line="360" w:lineRule="auto"/>
        <w:ind w:left="1260"/>
        <w:jc w:val="both"/>
        <w:rPr>
          <w:rStyle w:val="fontstyle01"/>
        </w:rPr>
      </w:pPr>
      <w:r w:rsidRPr="006B7FD8">
        <w:rPr>
          <w:rStyle w:val="fontstyle01"/>
        </w:rPr>
        <w:t xml:space="preserve">My period of industrial attachment at </w:t>
      </w:r>
      <w:r w:rsidR="00952453" w:rsidRPr="006B7FD8">
        <w:rPr>
          <w:rFonts w:ascii="Times New Roman" w:hAnsi="Times New Roman" w:cs="Times New Roman"/>
          <w:sz w:val="24"/>
          <w:szCs w:val="24"/>
        </w:rPr>
        <w:t>House of Oduduwa Resource Limited</w:t>
      </w:r>
      <w:r w:rsidRPr="006B7FD8">
        <w:rPr>
          <w:rStyle w:val="fontstyle01"/>
        </w:rPr>
        <w:t>afforded me the opportunity of gaining vast experi</w:t>
      </w:r>
      <w:r w:rsidR="00952453" w:rsidRPr="006B7FD8">
        <w:rPr>
          <w:rStyle w:val="fontstyle01"/>
        </w:rPr>
        <w:t>ence in building construction</w:t>
      </w:r>
      <w:r w:rsidRPr="006B7FD8">
        <w:rPr>
          <w:rStyle w:val="fontstyle01"/>
        </w:rPr>
        <w:t>. These experiences are the use of concrete mixer for making concrete, poker vibrator for compacting, good attitude towards one’s profession, good interpersonal relation and lots more. The period of training during the siwes made me gain insightful knowledge of the roles of Builders, architect and other professionals in a building project.</w:t>
      </w:r>
    </w:p>
    <w:p w:rsidR="003201B6" w:rsidRPr="006B7FD8" w:rsidRDefault="003201B6" w:rsidP="001A5C10">
      <w:pPr>
        <w:spacing w:line="360" w:lineRule="auto"/>
        <w:ind w:left="1260"/>
        <w:jc w:val="both"/>
        <w:rPr>
          <w:rFonts w:ascii="Times New Roman" w:hAnsi="Times New Roman" w:cs="Times New Roman"/>
          <w:sz w:val="24"/>
          <w:szCs w:val="24"/>
        </w:rPr>
      </w:pPr>
      <w:r w:rsidRPr="006B7FD8">
        <w:rPr>
          <w:rStyle w:val="fontstyle01"/>
        </w:rPr>
        <w:t>Also, I was able to relate knowledge gained in BLD310 (</w:t>
      </w:r>
      <w:r w:rsidRPr="006B7FD8">
        <w:rPr>
          <w:rFonts w:ascii="Times New Roman" w:hAnsi="Times New Roman" w:cs="Times New Roman"/>
          <w:sz w:val="24"/>
          <w:szCs w:val="24"/>
        </w:rPr>
        <w:t>Design of Concrete Structures I), BLD303&amp;304 (Construction technology 1&amp;2)</w:t>
      </w:r>
      <w:r w:rsidR="006B237E" w:rsidRPr="006B7FD8">
        <w:rPr>
          <w:rFonts w:ascii="Times New Roman" w:hAnsi="Times New Roman" w:cs="Times New Roman"/>
          <w:sz w:val="24"/>
          <w:szCs w:val="24"/>
        </w:rPr>
        <w:t>, and BLD301 &amp; BLD302 (</w:t>
      </w:r>
      <w:r w:rsidR="00C37B2F" w:rsidRPr="006B7FD8">
        <w:rPr>
          <w:rFonts w:ascii="Times New Roman" w:hAnsi="Times New Roman" w:cs="Times New Roman"/>
          <w:sz w:val="24"/>
          <w:szCs w:val="24"/>
        </w:rPr>
        <w:t>Building</w:t>
      </w:r>
      <w:r w:rsidRPr="006B7FD8">
        <w:rPr>
          <w:rFonts w:ascii="Times New Roman" w:hAnsi="Times New Roman" w:cs="Times New Roman"/>
          <w:sz w:val="24"/>
          <w:szCs w:val="24"/>
        </w:rPr>
        <w:t>construction) in various site activities. I had good rapport with the some of the professionals on site.</w:t>
      </w:r>
    </w:p>
    <w:p w:rsidR="004B1F63" w:rsidRPr="006B7FD8" w:rsidRDefault="003201B6" w:rsidP="001A5C10">
      <w:pPr>
        <w:spacing w:line="360" w:lineRule="auto"/>
        <w:ind w:left="1260"/>
        <w:jc w:val="both"/>
        <w:rPr>
          <w:rStyle w:val="fontstyle01"/>
        </w:rPr>
      </w:pPr>
      <w:r w:rsidRPr="006B7FD8">
        <w:rPr>
          <w:rStyle w:val="fontstyle01"/>
        </w:rPr>
        <w:t>Summarily, the six weeks of the siwes was worthwhile as it has prepared me forthe industrial work situation and challenges. I am preparing my mind ahead for the industry.</w:t>
      </w:r>
    </w:p>
    <w:p w:rsidR="003201B6" w:rsidRPr="002462F3" w:rsidRDefault="003201B6" w:rsidP="001A5C10">
      <w:pPr>
        <w:pStyle w:val="Heading3"/>
        <w:spacing w:line="360" w:lineRule="auto"/>
        <w:ind w:left="1260"/>
        <w:jc w:val="both"/>
        <w:rPr>
          <w:rStyle w:val="fontstyle01"/>
          <w:b/>
          <w:color w:val="auto"/>
          <w:sz w:val="28"/>
          <w:szCs w:val="28"/>
        </w:rPr>
      </w:pPr>
      <w:r w:rsidRPr="002462F3">
        <w:rPr>
          <w:rStyle w:val="fontstyle01"/>
          <w:b/>
          <w:color w:val="auto"/>
          <w:sz w:val="28"/>
          <w:szCs w:val="28"/>
        </w:rPr>
        <w:t>5.2   Recommendation</w:t>
      </w:r>
    </w:p>
    <w:p w:rsidR="003201B6" w:rsidRPr="006B7FD8" w:rsidRDefault="003201B6" w:rsidP="001A5C10">
      <w:pPr>
        <w:spacing w:line="360" w:lineRule="auto"/>
        <w:ind w:left="1260"/>
        <w:jc w:val="both"/>
        <w:rPr>
          <w:rStyle w:val="fontstyle01"/>
        </w:rPr>
      </w:pPr>
      <w:r w:rsidRPr="006B7FD8">
        <w:rPr>
          <w:rStyle w:val="fontstyle01"/>
        </w:rPr>
        <w:t>Having participated fully in the industrial training and for the SIWESobjectives to be maximally achieved, I hereby give the following recommendations tothe following bodies.</w:t>
      </w:r>
    </w:p>
    <w:p w:rsidR="003201B6" w:rsidRPr="006B7FD8" w:rsidRDefault="003201B6" w:rsidP="001A5C10">
      <w:pPr>
        <w:spacing w:line="360" w:lineRule="auto"/>
        <w:ind w:left="1260"/>
        <w:jc w:val="both"/>
        <w:rPr>
          <w:rStyle w:val="fontstyle01"/>
        </w:rPr>
      </w:pPr>
      <w:r w:rsidRPr="002462F3">
        <w:rPr>
          <w:rStyle w:val="Heading4Char"/>
          <w:rFonts w:ascii="Times New Roman" w:hAnsi="Times New Roman" w:cs="Times New Roman"/>
          <w:b/>
          <w:sz w:val="28"/>
          <w:szCs w:val="28"/>
        </w:rPr>
        <w:t>5.2.1   To the Federal Government of Nigeria</w:t>
      </w:r>
      <w:r w:rsidRPr="006B7FD8">
        <w:rPr>
          <w:rStyle w:val="Heading4Char"/>
          <w:rFonts w:ascii="Times New Roman" w:hAnsi="Times New Roman" w:cs="Times New Roman"/>
          <w:sz w:val="24"/>
          <w:szCs w:val="24"/>
        </w:rPr>
        <w:br/>
      </w:r>
      <w:r w:rsidRPr="006B7FD8">
        <w:rPr>
          <w:rStyle w:val="fontstyle01"/>
        </w:rPr>
        <w:t>The demands of construction workers should be met appropriately toencourage them to work effectively and efficiently, instead of stoppingoperation as construction also form the bedrock of the nation.</w:t>
      </w:r>
    </w:p>
    <w:p w:rsidR="003201B6" w:rsidRPr="006B7FD8" w:rsidRDefault="003201B6" w:rsidP="001A5C10">
      <w:pPr>
        <w:spacing w:line="360" w:lineRule="auto"/>
        <w:ind w:left="1260"/>
        <w:jc w:val="both"/>
        <w:rPr>
          <w:rStyle w:val="fontstyle01"/>
        </w:rPr>
      </w:pPr>
      <w:r w:rsidRPr="006B7FD8">
        <w:rPr>
          <w:rStyle w:val="fontstyle01"/>
        </w:rPr>
        <w:lastRenderedPageBreak/>
        <w:t>Quick payment of contractor’s claims to prevent avoidable embarrassment from creditorslike banks that lends money to struggling contractors and suppliers. Completion of various abandoned large projects all over the nation.Training allowance for student trainees should be increased and paid as at when due toIndustrial Training Fund (ITF).</w:t>
      </w:r>
      <w:r w:rsidRPr="006B7FD8">
        <w:rPr>
          <w:rFonts w:ascii="Times New Roman" w:hAnsi="Times New Roman" w:cs="Times New Roman"/>
          <w:sz w:val="24"/>
          <w:szCs w:val="24"/>
        </w:rPr>
        <w:br/>
      </w:r>
      <w:r w:rsidRPr="002462F3">
        <w:rPr>
          <w:rStyle w:val="Heading4Char"/>
          <w:rFonts w:ascii="Times New Roman" w:hAnsi="Times New Roman" w:cs="Times New Roman"/>
          <w:b/>
          <w:sz w:val="28"/>
          <w:szCs w:val="28"/>
        </w:rPr>
        <w:t>5.2.2   To Industrial Training Fund (ITF</w:t>
      </w:r>
      <w:r w:rsidRPr="006B7FD8">
        <w:rPr>
          <w:rStyle w:val="Heading4Char"/>
          <w:rFonts w:ascii="Times New Roman" w:hAnsi="Times New Roman" w:cs="Times New Roman"/>
          <w:b/>
          <w:sz w:val="24"/>
          <w:szCs w:val="24"/>
        </w:rPr>
        <w:t>)</w:t>
      </w:r>
      <w:r w:rsidRPr="006B7FD8">
        <w:rPr>
          <w:rStyle w:val="Heading4Char"/>
          <w:rFonts w:ascii="Times New Roman" w:hAnsi="Times New Roman" w:cs="Times New Roman"/>
          <w:sz w:val="24"/>
          <w:szCs w:val="24"/>
        </w:rPr>
        <w:br/>
      </w:r>
      <w:r w:rsidRPr="006B7FD8">
        <w:rPr>
          <w:rStyle w:val="fontstyle01"/>
        </w:rPr>
        <w:t>Student trainees should be paid allowances during/after the period of training tohelp motivate them as most are not being paid any form of allowance at theirplace of industrial attachment.</w:t>
      </w:r>
    </w:p>
    <w:p w:rsidR="003201B6" w:rsidRPr="006B7FD8" w:rsidRDefault="003201B6" w:rsidP="001A5C10">
      <w:pPr>
        <w:spacing w:line="360" w:lineRule="auto"/>
        <w:ind w:left="1260"/>
        <w:jc w:val="both"/>
        <w:rPr>
          <w:rStyle w:val="fontstyle01"/>
        </w:rPr>
      </w:pPr>
      <w:r w:rsidRPr="006B7FD8">
        <w:rPr>
          <w:rStyle w:val="fontstyle01"/>
        </w:rPr>
        <w:t>Students should be treated with respect in all ITF offices</w:t>
      </w:r>
    </w:p>
    <w:p w:rsidR="003201B6" w:rsidRPr="002462F3" w:rsidRDefault="003201B6" w:rsidP="001A5C10">
      <w:pPr>
        <w:pStyle w:val="Heading4"/>
        <w:spacing w:line="360" w:lineRule="auto"/>
        <w:ind w:left="1260"/>
        <w:jc w:val="both"/>
        <w:rPr>
          <w:rStyle w:val="Heading4Char"/>
          <w:rFonts w:ascii="Times New Roman" w:hAnsi="Times New Roman" w:cs="Times New Roman"/>
          <w:sz w:val="28"/>
          <w:szCs w:val="28"/>
        </w:rPr>
      </w:pPr>
      <w:r w:rsidRPr="002462F3">
        <w:rPr>
          <w:rStyle w:val="Heading4Char"/>
          <w:rFonts w:ascii="Times New Roman" w:hAnsi="Times New Roman" w:cs="Times New Roman"/>
          <w:b/>
          <w:bCs/>
          <w:sz w:val="28"/>
          <w:szCs w:val="28"/>
        </w:rPr>
        <w:t>5.2.3   To the School</w:t>
      </w:r>
    </w:p>
    <w:p w:rsidR="004B1F63" w:rsidRPr="006B7FD8" w:rsidRDefault="003201B6" w:rsidP="001A5C10">
      <w:pPr>
        <w:spacing w:line="360" w:lineRule="auto"/>
        <w:ind w:left="1260"/>
        <w:jc w:val="both"/>
        <w:rPr>
          <w:rStyle w:val="fontstyle01"/>
        </w:rPr>
      </w:pPr>
      <w:r w:rsidRPr="006B7FD8">
        <w:rPr>
          <w:rStyle w:val="fontstyle01"/>
        </w:rPr>
        <w:t>The school should partner with various industrial establishments to helpstudents secure placements on time. This will, in no little way, alleviate thestress and challenges most students encounter when seeking for placements.</w:t>
      </w:r>
    </w:p>
    <w:p w:rsidR="00FD31C1" w:rsidRPr="002462F3" w:rsidRDefault="00FD31C1" w:rsidP="001A5C10">
      <w:pPr>
        <w:pStyle w:val="Heading4"/>
        <w:spacing w:line="360" w:lineRule="auto"/>
        <w:ind w:left="1260"/>
        <w:jc w:val="both"/>
        <w:rPr>
          <w:rFonts w:ascii="Times New Roman" w:hAnsi="Times New Roman" w:cs="Times New Roman"/>
          <w:b/>
          <w:color w:val="auto"/>
          <w:sz w:val="24"/>
          <w:szCs w:val="24"/>
        </w:rPr>
      </w:pPr>
      <w:r w:rsidRPr="006B7FD8">
        <w:rPr>
          <w:rStyle w:val="fontstyle21"/>
          <w:bCs w:val="0"/>
          <w:color w:val="auto"/>
        </w:rPr>
        <w:t xml:space="preserve">5.2.4   </w:t>
      </w:r>
      <w:r w:rsidRPr="002462F3">
        <w:rPr>
          <w:rStyle w:val="fontstyle21"/>
          <w:bCs w:val="0"/>
          <w:color w:val="auto"/>
          <w:sz w:val="28"/>
          <w:szCs w:val="28"/>
        </w:rPr>
        <w:t>To House of Oduduwa resource limited</w:t>
      </w:r>
    </w:p>
    <w:p w:rsidR="00FD31C1" w:rsidRPr="006B7FD8" w:rsidRDefault="00FD31C1" w:rsidP="001A5C10">
      <w:pPr>
        <w:spacing w:line="360" w:lineRule="auto"/>
        <w:ind w:left="1260"/>
        <w:jc w:val="both"/>
        <w:rPr>
          <w:rStyle w:val="fontstyle31"/>
          <w:rFonts w:ascii="Times New Roman" w:hAnsi="Times New Roman" w:cs="Times New Roman"/>
        </w:rPr>
      </w:pPr>
      <w:r w:rsidRPr="006B7FD8">
        <w:rPr>
          <w:rStyle w:val="fontstyle31"/>
          <w:rFonts w:ascii="Times New Roman" w:hAnsi="Times New Roman" w:cs="Times New Roman"/>
        </w:rPr>
        <w:t>Provision of incentives &amp; insurance for interns on site</w:t>
      </w:r>
    </w:p>
    <w:p w:rsidR="00FD31C1" w:rsidRPr="002462F3" w:rsidRDefault="00FD31C1" w:rsidP="001A5C10">
      <w:pPr>
        <w:pStyle w:val="Heading4"/>
        <w:spacing w:line="360" w:lineRule="auto"/>
        <w:ind w:left="1260"/>
        <w:jc w:val="both"/>
        <w:rPr>
          <w:rFonts w:ascii="Times New Roman" w:hAnsi="Times New Roman" w:cs="Times New Roman"/>
          <w:b/>
          <w:color w:val="auto"/>
          <w:sz w:val="24"/>
          <w:szCs w:val="24"/>
        </w:rPr>
      </w:pPr>
      <w:r w:rsidRPr="006B7FD8">
        <w:rPr>
          <w:rStyle w:val="fontstyle31"/>
          <w:rFonts w:ascii="Times New Roman" w:hAnsi="Times New Roman" w:cs="Times New Roman"/>
          <w:b/>
          <w:color w:val="auto"/>
        </w:rPr>
        <w:t>5.2.5   To Clients</w:t>
      </w:r>
    </w:p>
    <w:p w:rsidR="000E7C1C" w:rsidRDefault="00FD31C1" w:rsidP="001A5C10">
      <w:pPr>
        <w:spacing w:line="360" w:lineRule="auto"/>
        <w:ind w:left="1260"/>
        <w:jc w:val="both"/>
        <w:rPr>
          <w:rStyle w:val="fontstyle31"/>
          <w:rFonts w:ascii="Times New Roman" w:hAnsi="Times New Roman" w:cs="Times New Roman"/>
        </w:rPr>
      </w:pPr>
      <w:r w:rsidRPr="006B7FD8">
        <w:rPr>
          <w:rStyle w:val="fontstyle31"/>
          <w:rFonts w:ascii="Times New Roman" w:hAnsi="Times New Roman" w:cs="Times New Roman"/>
        </w:rPr>
        <w:t>I give kudos to clients (Government/Private owners) for the fact that there have always ensure that their projects are always completed. However, there used to be delay in payment. Clients should faithfully stick to contract terms to ensure the quick completion of their projects and quality service from the contractors. This should be given immediate attention to ensure smooth progress of the project a</w:t>
      </w:r>
      <w:r w:rsidR="002462F3">
        <w:rPr>
          <w:rStyle w:val="fontstyle31"/>
          <w:rFonts w:ascii="Times New Roman" w:hAnsi="Times New Roman" w:cs="Times New Roman"/>
        </w:rPr>
        <w:t>nd relationship.</w:t>
      </w:r>
    </w:p>
    <w:p w:rsidR="000E7C1C" w:rsidRDefault="000E7C1C" w:rsidP="001A5C10">
      <w:pPr>
        <w:spacing w:line="360" w:lineRule="auto"/>
        <w:ind w:left="1260"/>
        <w:jc w:val="both"/>
        <w:rPr>
          <w:rStyle w:val="fontstyle31"/>
          <w:rFonts w:ascii="Times New Roman" w:hAnsi="Times New Roman" w:cs="Times New Roman"/>
        </w:rPr>
      </w:pPr>
    </w:p>
    <w:p w:rsidR="000E7C1C" w:rsidRDefault="000E7C1C" w:rsidP="001A5C10">
      <w:pPr>
        <w:spacing w:line="360" w:lineRule="auto"/>
        <w:ind w:left="1260"/>
        <w:jc w:val="both"/>
        <w:rPr>
          <w:rStyle w:val="fontstyle31"/>
          <w:rFonts w:ascii="Times New Roman" w:hAnsi="Times New Roman" w:cs="Times New Roman"/>
        </w:rPr>
      </w:pPr>
    </w:p>
    <w:p w:rsidR="000E7C1C" w:rsidRDefault="000E7C1C" w:rsidP="001A5C10">
      <w:pPr>
        <w:spacing w:line="360" w:lineRule="auto"/>
        <w:ind w:left="1260"/>
        <w:jc w:val="both"/>
        <w:rPr>
          <w:rStyle w:val="fontstyle31"/>
          <w:rFonts w:ascii="Times New Roman" w:hAnsi="Times New Roman" w:cs="Times New Roman"/>
        </w:rPr>
      </w:pPr>
    </w:p>
    <w:p w:rsidR="000E7C1C" w:rsidRDefault="000E7C1C" w:rsidP="001A5C10">
      <w:pPr>
        <w:spacing w:line="360" w:lineRule="auto"/>
        <w:ind w:left="1260"/>
        <w:jc w:val="both"/>
      </w:pPr>
    </w:p>
    <w:p w:rsidR="000E7C1C" w:rsidRDefault="000E7C1C" w:rsidP="001A5C10">
      <w:pPr>
        <w:pStyle w:val="Heading1"/>
        <w:jc w:val="both"/>
      </w:pPr>
    </w:p>
    <w:p w:rsidR="00FD31C1" w:rsidRPr="006B7FD8" w:rsidRDefault="00FD31C1" w:rsidP="001A5C10">
      <w:pPr>
        <w:pStyle w:val="Heading1"/>
        <w:jc w:val="both"/>
      </w:pPr>
      <w:r w:rsidRPr="006B7FD8">
        <w:t>REFERENCES</w:t>
      </w:r>
    </w:p>
    <w:p w:rsidR="00FD31C1" w:rsidRPr="002462F3" w:rsidRDefault="006422A1" w:rsidP="001A5C10">
      <w:pPr>
        <w:pStyle w:val="ListParagraph"/>
        <w:numPr>
          <w:ilvl w:val="0"/>
          <w:numId w:val="23"/>
        </w:numPr>
        <w:spacing w:line="360" w:lineRule="auto"/>
        <w:ind w:left="1440"/>
        <w:jc w:val="both"/>
        <w:rPr>
          <w:ins w:id="14" w:author="hp" w:date="2020-03-17T09:42:00Z"/>
          <w:rStyle w:val="fontstyle01"/>
          <w:b/>
        </w:rPr>
      </w:pPr>
      <w:r w:rsidRPr="002462F3">
        <w:rPr>
          <w:rStyle w:val="fontstyle01"/>
          <w:b/>
        </w:rPr>
        <w:t>James M. Fisher 2004</w:t>
      </w:r>
    </w:p>
    <w:p w:rsidR="00000000" w:rsidRDefault="006422A1" w:rsidP="001A5C10">
      <w:pPr>
        <w:spacing w:line="360" w:lineRule="auto"/>
        <w:ind w:left="1260"/>
        <w:jc w:val="both"/>
        <w:rPr>
          <w:ins w:id="15" w:author="hp" w:date="2020-03-17T09:42:00Z"/>
          <w:rFonts w:ascii="Times New Roman" w:hAnsi="Times New Roman" w:cs="Times New Roman"/>
          <w:b/>
          <w:sz w:val="24"/>
          <w:szCs w:val="24"/>
        </w:rPr>
        <w:pPrChange w:id="16" w:author="hp" w:date="2020-03-17T09:42:00Z">
          <w:pPr>
            <w:jc w:val="both"/>
          </w:pPr>
        </w:pPrChange>
      </w:pPr>
      <w:bookmarkStart w:id="17" w:name="_Hlk94450696"/>
      <w:r w:rsidRPr="002462F3">
        <w:rPr>
          <w:rStyle w:val="fontstyle01"/>
          <w:b/>
        </w:rPr>
        <w:t>Industrial Buildings – Roof to Anchor Rods</w:t>
      </w:r>
      <w:r w:rsidR="000840C1" w:rsidRPr="002462F3">
        <w:rPr>
          <w:rStyle w:val="fontstyle01"/>
          <w:b/>
        </w:rPr>
        <w:t xml:space="preserve"> 2ND Edition</w:t>
      </w:r>
    </w:p>
    <w:bookmarkEnd w:id="17"/>
    <w:p w:rsidR="00FD31C1" w:rsidRPr="006B7FD8" w:rsidRDefault="000840C1" w:rsidP="001A5C10">
      <w:pPr>
        <w:pStyle w:val="Heading1"/>
        <w:numPr>
          <w:ilvl w:val="0"/>
          <w:numId w:val="22"/>
        </w:numPr>
        <w:jc w:val="both"/>
      </w:pPr>
      <w:r>
        <w:t>Anderson, J.p. and J.H. Woodward, “Calculation of effective length and effective slenderness ratios of stepped columns</w:t>
      </w:r>
    </w:p>
    <w:p w:rsidR="00FD31C1" w:rsidRDefault="000840C1" w:rsidP="001A5C10">
      <w:pPr>
        <w:pStyle w:val="Heading1"/>
        <w:numPr>
          <w:ilvl w:val="0"/>
          <w:numId w:val="22"/>
        </w:numPr>
        <w:jc w:val="both"/>
      </w:pPr>
      <w:r>
        <w:t>Dalal, s.t., “some Non-convectional cases of column design.</w:t>
      </w:r>
    </w:p>
    <w:p w:rsidR="000840C1" w:rsidRDefault="00DA0D97" w:rsidP="001A5C10">
      <w:pPr>
        <w:pStyle w:val="Heading1"/>
        <w:numPr>
          <w:ilvl w:val="0"/>
          <w:numId w:val="22"/>
        </w:numPr>
        <w:jc w:val="both"/>
      </w:pPr>
      <w:r>
        <w:t>Huang, H.c, “Determination of slenderness ratios for heavy Design of heavy Mill Building stepped columns,” iron and steel engineering</w:t>
      </w:r>
    </w:p>
    <w:p w:rsidR="00DA0D97" w:rsidRDefault="00DA0D97" w:rsidP="001A5C10">
      <w:pPr>
        <w:pStyle w:val="Heading1"/>
        <w:numPr>
          <w:ilvl w:val="0"/>
          <w:numId w:val="22"/>
        </w:numPr>
        <w:jc w:val="both"/>
      </w:pPr>
      <w:r>
        <w:t>Agrawa</w:t>
      </w:r>
      <w:r w:rsidR="0003768B">
        <w:t>l, K.M., STEPCOL – computer program to calculate slenderness ratio of stepped columns, H.A. Simons (international) Ltd. Engineering computing Department, Vancouver, B.C., Canada, March 1980</w:t>
      </w:r>
    </w:p>
    <w:p w:rsidR="00125D67" w:rsidRPr="006B7FD8" w:rsidRDefault="00125D67" w:rsidP="001A5C10">
      <w:pPr>
        <w:pStyle w:val="Heading1"/>
        <w:ind w:left="1440"/>
        <w:jc w:val="both"/>
      </w:pPr>
    </w:p>
    <w:p w:rsidR="00FD31C1" w:rsidRPr="006B7FD8" w:rsidRDefault="00FD31C1" w:rsidP="001A5C10">
      <w:pPr>
        <w:spacing w:line="360" w:lineRule="auto"/>
        <w:jc w:val="both"/>
        <w:rPr>
          <w:rStyle w:val="fontstyle31"/>
          <w:rFonts w:ascii="Times New Roman" w:hAnsi="Times New Roman" w:cs="Times New Roman"/>
        </w:rPr>
      </w:pPr>
    </w:p>
    <w:p w:rsidR="00FD31C1" w:rsidRPr="006B7FD8" w:rsidRDefault="00FD31C1" w:rsidP="001A5C10">
      <w:pPr>
        <w:spacing w:line="360" w:lineRule="auto"/>
        <w:jc w:val="both"/>
        <w:rPr>
          <w:rStyle w:val="fontstyle31"/>
          <w:rFonts w:ascii="Times New Roman" w:hAnsi="Times New Roman" w:cs="Times New Roman"/>
        </w:rPr>
      </w:pPr>
    </w:p>
    <w:p w:rsidR="00FD31C1" w:rsidRPr="006B7FD8" w:rsidRDefault="00FD31C1" w:rsidP="001A5C10">
      <w:pPr>
        <w:spacing w:line="360" w:lineRule="auto"/>
        <w:jc w:val="both"/>
        <w:rPr>
          <w:rFonts w:ascii="Times New Roman" w:hAnsi="Times New Roman" w:cs="Times New Roman"/>
          <w:b/>
          <w:color w:val="000000"/>
          <w:sz w:val="24"/>
          <w:szCs w:val="24"/>
        </w:rPr>
      </w:pPr>
    </w:p>
    <w:sectPr w:rsidR="00FD31C1" w:rsidRPr="006B7FD8" w:rsidSect="00D3604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586" w:rsidRDefault="00FB2586" w:rsidP="008A40B2">
      <w:pPr>
        <w:spacing w:after="0" w:line="240" w:lineRule="auto"/>
      </w:pPr>
      <w:r>
        <w:separator/>
      </w:r>
    </w:p>
  </w:endnote>
  <w:endnote w:type="continuationSeparator" w:id="1">
    <w:p w:rsidR="00FB2586" w:rsidRDefault="00FB2586" w:rsidP="008A4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0047375"/>
      <w:docPartObj>
        <w:docPartGallery w:val="Page Numbers (Bottom of Page)"/>
        <w:docPartUnique/>
      </w:docPartObj>
    </w:sdtPr>
    <w:sdtEndPr>
      <w:rPr>
        <w:noProof/>
      </w:rPr>
    </w:sdtEndPr>
    <w:sdtContent>
      <w:p w:rsidR="004F3BD3" w:rsidRDefault="00D3604C">
        <w:pPr>
          <w:pStyle w:val="Footer"/>
          <w:jc w:val="right"/>
        </w:pPr>
        <w:r>
          <w:fldChar w:fldCharType="begin"/>
        </w:r>
        <w:r w:rsidR="004F3BD3">
          <w:instrText xml:space="preserve"> PAGE   \* MERGEFORMAT </w:instrText>
        </w:r>
        <w:r>
          <w:fldChar w:fldCharType="separate"/>
        </w:r>
        <w:r w:rsidR="001A5C10">
          <w:rPr>
            <w:noProof/>
          </w:rPr>
          <w:t>iv</w:t>
        </w:r>
        <w:r>
          <w:rPr>
            <w:noProof/>
          </w:rPr>
          <w:fldChar w:fldCharType="end"/>
        </w:r>
      </w:p>
    </w:sdtContent>
  </w:sdt>
  <w:p w:rsidR="004F3BD3" w:rsidRDefault="004F3B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586" w:rsidRDefault="00FB2586" w:rsidP="008A40B2">
      <w:pPr>
        <w:spacing w:after="0" w:line="240" w:lineRule="auto"/>
      </w:pPr>
      <w:r>
        <w:separator/>
      </w:r>
    </w:p>
  </w:footnote>
  <w:footnote w:type="continuationSeparator" w:id="1">
    <w:p w:rsidR="00FB2586" w:rsidRDefault="00FB2586" w:rsidP="008A4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2E56"/>
    <w:multiLevelType w:val="hybridMultilevel"/>
    <w:tmpl w:val="5C4A1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0486F"/>
    <w:multiLevelType w:val="hybridMultilevel"/>
    <w:tmpl w:val="596027F0"/>
    <w:lvl w:ilvl="0" w:tplc="236ADC8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nsid w:val="03EB7BC7"/>
    <w:multiLevelType w:val="hybridMultilevel"/>
    <w:tmpl w:val="88C6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562B0"/>
    <w:multiLevelType w:val="hybridMultilevel"/>
    <w:tmpl w:val="2FC8506E"/>
    <w:lvl w:ilvl="0" w:tplc="2284803E">
      <w:start w:val="1"/>
      <w:numFmt w:val="lowerLetter"/>
      <w:lvlText w:val="%1."/>
      <w:lvlJc w:val="left"/>
      <w:pPr>
        <w:ind w:left="16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9102F"/>
    <w:multiLevelType w:val="hybridMultilevel"/>
    <w:tmpl w:val="3272B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9044E1"/>
    <w:multiLevelType w:val="hybridMultilevel"/>
    <w:tmpl w:val="29FE4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03133"/>
    <w:multiLevelType w:val="multilevel"/>
    <w:tmpl w:val="AF025DCA"/>
    <w:styleLink w:val="CurrentList1"/>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D7D0073"/>
    <w:multiLevelType w:val="hybridMultilevel"/>
    <w:tmpl w:val="440E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22537"/>
    <w:multiLevelType w:val="hybridMultilevel"/>
    <w:tmpl w:val="C986B5A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30A2768A"/>
    <w:multiLevelType w:val="hybridMultilevel"/>
    <w:tmpl w:val="29FE4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EE7DC7"/>
    <w:multiLevelType w:val="hybridMultilevel"/>
    <w:tmpl w:val="F4CA6DEA"/>
    <w:lvl w:ilvl="0" w:tplc="2066748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33FA4BF9"/>
    <w:multiLevelType w:val="multilevel"/>
    <w:tmpl w:val="9A7C2CB8"/>
    <w:lvl w:ilvl="0">
      <w:start w:val="3"/>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nsid w:val="34961414"/>
    <w:multiLevelType w:val="hybridMultilevel"/>
    <w:tmpl w:val="E2B0289A"/>
    <w:lvl w:ilvl="0" w:tplc="8BB6546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389200AE"/>
    <w:multiLevelType w:val="hybridMultilevel"/>
    <w:tmpl w:val="85ACA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0C21EB"/>
    <w:multiLevelType w:val="hybridMultilevel"/>
    <w:tmpl w:val="8D60435E"/>
    <w:lvl w:ilvl="0" w:tplc="0A7C93D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A771884"/>
    <w:multiLevelType w:val="hybridMultilevel"/>
    <w:tmpl w:val="C29ED104"/>
    <w:lvl w:ilvl="0" w:tplc="FFFFFFFF">
      <w:start w:val="1"/>
      <w:numFmt w:val="decimal"/>
      <w:lvlText w:val="%1."/>
      <w:lvlJc w:val="left"/>
      <w:pPr>
        <w:ind w:left="720" w:hanging="360"/>
      </w:pPr>
      <w:rPr>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C9726C8"/>
    <w:multiLevelType w:val="hybridMultilevel"/>
    <w:tmpl w:val="0CAEAAE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nsid w:val="4430357A"/>
    <w:multiLevelType w:val="hybridMultilevel"/>
    <w:tmpl w:val="A6663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F29C1"/>
    <w:multiLevelType w:val="hybridMultilevel"/>
    <w:tmpl w:val="161A297A"/>
    <w:lvl w:ilvl="0" w:tplc="89E69E36">
      <w:start w:val="1"/>
      <w:numFmt w:val="lowerRoman"/>
      <w:lvlText w:val="%1."/>
      <w:lvlJc w:val="right"/>
      <w:pPr>
        <w:ind w:left="12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63746"/>
    <w:multiLevelType w:val="hybridMultilevel"/>
    <w:tmpl w:val="77487CF8"/>
    <w:lvl w:ilvl="0" w:tplc="BBFA0CC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AA5A1D"/>
    <w:multiLevelType w:val="hybridMultilevel"/>
    <w:tmpl w:val="A4502544"/>
    <w:lvl w:ilvl="0" w:tplc="27BCC330">
      <w:start w:val="1"/>
      <w:numFmt w:val="decimal"/>
      <w:lvlText w:val="%1."/>
      <w:lvlJc w:val="left"/>
      <w:pPr>
        <w:ind w:left="1680" w:hanging="360"/>
      </w:pPr>
      <w:rPr>
        <w:rFonts w:hint="default"/>
        <w:b w:val="0"/>
        <w:bCs/>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1">
    <w:nsid w:val="49C5420B"/>
    <w:multiLevelType w:val="hybridMultilevel"/>
    <w:tmpl w:val="E22C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334730"/>
    <w:multiLevelType w:val="hybridMultilevel"/>
    <w:tmpl w:val="7F36B88A"/>
    <w:lvl w:ilvl="0" w:tplc="156C1A68">
      <w:start w:val="2"/>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nsid w:val="4E944E4D"/>
    <w:multiLevelType w:val="hybridMultilevel"/>
    <w:tmpl w:val="5FBE6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8D66B4"/>
    <w:multiLevelType w:val="hybridMultilevel"/>
    <w:tmpl w:val="7CA07A6A"/>
    <w:lvl w:ilvl="0" w:tplc="C1BAB768">
      <w:start w:val="1"/>
      <w:numFmt w:val="decimal"/>
      <w:lvlText w:val="%1."/>
      <w:lvlJc w:val="left"/>
      <w:pPr>
        <w:ind w:left="1620" w:hanging="360"/>
      </w:pPr>
      <w:rPr>
        <w:rFonts w:hint="default"/>
        <w:b w:val="0"/>
        <w:bC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nsid w:val="537D3195"/>
    <w:multiLevelType w:val="hybridMultilevel"/>
    <w:tmpl w:val="C29ED104"/>
    <w:lvl w:ilvl="0" w:tplc="FE3AAF1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F60B4C"/>
    <w:multiLevelType w:val="hybridMultilevel"/>
    <w:tmpl w:val="BE34453C"/>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5CB26B0B"/>
    <w:multiLevelType w:val="hybridMultilevel"/>
    <w:tmpl w:val="C462977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5D3331A3"/>
    <w:multiLevelType w:val="hybridMultilevel"/>
    <w:tmpl w:val="D402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3E4D40"/>
    <w:multiLevelType w:val="multilevel"/>
    <w:tmpl w:val="C428EE0A"/>
    <w:lvl w:ilvl="0">
      <w:start w:val="1"/>
      <w:numFmt w:val="decimal"/>
      <w:lvlText w:val="%1.0"/>
      <w:lvlJc w:val="left"/>
      <w:pPr>
        <w:ind w:left="12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380" w:hanging="1440"/>
      </w:pPr>
      <w:rPr>
        <w:rFonts w:hint="default"/>
      </w:rPr>
    </w:lvl>
    <w:lvl w:ilvl="8">
      <w:start w:val="1"/>
      <w:numFmt w:val="decimal"/>
      <w:lvlText w:val="%1.%2.%3.%4.%5.%6.%7.%8.%9"/>
      <w:lvlJc w:val="left"/>
      <w:pPr>
        <w:ind w:left="8460" w:hanging="1800"/>
      </w:pPr>
      <w:rPr>
        <w:rFonts w:hint="default"/>
      </w:rPr>
    </w:lvl>
  </w:abstractNum>
  <w:abstractNum w:abstractNumId="30">
    <w:nsid w:val="5F627835"/>
    <w:multiLevelType w:val="hybridMultilevel"/>
    <w:tmpl w:val="ABEE5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8110B4"/>
    <w:multiLevelType w:val="hybridMultilevel"/>
    <w:tmpl w:val="B7860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7021AD"/>
    <w:multiLevelType w:val="hybridMultilevel"/>
    <w:tmpl w:val="5656A29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nsid w:val="6AE367D0"/>
    <w:multiLevelType w:val="hybridMultilevel"/>
    <w:tmpl w:val="73D05C32"/>
    <w:lvl w:ilvl="0" w:tplc="84CADDEE">
      <w:start w:val="2"/>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nsid w:val="6C3E5FF2"/>
    <w:multiLevelType w:val="hybridMultilevel"/>
    <w:tmpl w:val="F1BAF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803D31"/>
    <w:multiLevelType w:val="hybridMultilevel"/>
    <w:tmpl w:val="7B82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A52491"/>
    <w:multiLevelType w:val="hybridMultilevel"/>
    <w:tmpl w:val="BD68F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DE92B7C"/>
    <w:multiLevelType w:val="hybridMultilevel"/>
    <w:tmpl w:val="DD3A73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27"/>
  </w:num>
  <w:num w:numId="2">
    <w:abstractNumId w:val="16"/>
  </w:num>
  <w:num w:numId="3">
    <w:abstractNumId w:val="28"/>
  </w:num>
  <w:num w:numId="4">
    <w:abstractNumId w:val="3"/>
  </w:num>
  <w:num w:numId="5">
    <w:abstractNumId w:val="18"/>
  </w:num>
  <w:num w:numId="6">
    <w:abstractNumId w:val="13"/>
  </w:num>
  <w:num w:numId="7">
    <w:abstractNumId w:val="19"/>
  </w:num>
  <w:num w:numId="8">
    <w:abstractNumId w:val="25"/>
  </w:num>
  <w:num w:numId="9">
    <w:abstractNumId w:val="21"/>
  </w:num>
  <w:num w:numId="10">
    <w:abstractNumId w:val="30"/>
  </w:num>
  <w:num w:numId="11">
    <w:abstractNumId w:val="9"/>
  </w:num>
  <w:num w:numId="12">
    <w:abstractNumId w:val="5"/>
  </w:num>
  <w:num w:numId="13">
    <w:abstractNumId w:val="23"/>
  </w:num>
  <w:num w:numId="14">
    <w:abstractNumId w:val="2"/>
  </w:num>
  <w:num w:numId="15">
    <w:abstractNumId w:val="31"/>
  </w:num>
  <w:num w:numId="16">
    <w:abstractNumId w:val="17"/>
  </w:num>
  <w:num w:numId="17">
    <w:abstractNumId w:val="35"/>
  </w:num>
  <w:num w:numId="18">
    <w:abstractNumId w:val="0"/>
  </w:num>
  <w:num w:numId="19">
    <w:abstractNumId w:val="4"/>
  </w:num>
  <w:num w:numId="20">
    <w:abstractNumId w:val="7"/>
  </w:num>
  <w:num w:numId="21">
    <w:abstractNumId w:val="34"/>
  </w:num>
  <w:num w:numId="22">
    <w:abstractNumId w:val="36"/>
  </w:num>
  <w:num w:numId="23">
    <w:abstractNumId w:val="37"/>
  </w:num>
  <w:num w:numId="24">
    <w:abstractNumId w:val="29"/>
  </w:num>
  <w:num w:numId="25">
    <w:abstractNumId w:val="6"/>
  </w:num>
  <w:num w:numId="26">
    <w:abstractNumId w:val="26"/>
  </w:num>
  <w:num w:numId="27">
    <w:abstractNumId w:val="20"/>
  </w:num>
  <w:num w:numId="28">
    <w:abstractNumId w:val="24"/>
  </w:num>
  <w:num w:numId="29">
    <w:abstractNumId w:val="15"/>
  </w:num>
  <w:num w:numId="30">
    <w:abstractNumId w:val="14"/>
  </w:num>
  <w:num w:numId="31">
    <w:abstractNumId w:val="12"/>
  </w:num>
  <w:num w:numId="32">
    <w:abstractNumId w:val="10"/>
  </w:num>
  <w:num w:numId="33">
    <w:abstractNumId w:val="22"/>
  </w:num>
  <w:num w:numId="34">
    <w:abstractNumId w:val="33"/>
  </w:num>
  <w:num w:numId="35">
    <w:abstractNumId w:val="1"/>
  </w:num>
  <w:num w:numId="36">
    <w:abstractNumId w:val="8"/>
  </w:num>
  <w:num w:numId="37">
    <w:abstractNumId w:val="32"/>
  </w:num>
  <w:num w:numId="3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p">
    <w15:presenceInfo w15:providerId="None" w15:userId="hp"/>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markup="0"/>
  <w:defaultTabStop w:val="720"/>
  <w:characterSpacingControl w:val="doNotCompress"/>
  <w:hdrShapeDefaults>
    <o:shapedefaults v:ext="edit" spidmax="4098"/>
  </w:hdrShapeDefaults>
  <w:footnotePr>
    <w:footnote w:id="0"/>
    <w:footnote w:id="1"/>
  </w:footnotePr>
  <w:endnotePr>
    <w:endnote w:id="0"/>
    <w:endnote w:id="1"/>
  </w:endnotePr>
  <w:compat/>
  <w:rsids>
    <w:rsidRoot w:val="00A9196B"/>
    <w:rsid w:val="00013112"/>
    <w:rsid w:val="0001665B"/>
    <w:rsid w:val="0003413D"/>
    <w:rsid w:val="00036681"/>
    <w:rsid w:val="0003768B"/>
    <w:rsid w:val="000579A1"/>
    <w:rsid w:val="0006718F"/>
    <w:rsid w:val="00070750"/>
    <w:rsid w:val="000840C1"/>
    <w:rsid w:val="000A3C1F"/>
    <w:rsid w:val="000D2EBD"/>
    <w:rsid w:val="000E5FCA"/>
    <w:rsid w:val="000E7C1C"/>
    <w:rsid w:val="0010174F"/>
    <w:rsid w:val="00105ED6"/>
    <w:rsid w:val="001201AE"/>
    <w:rsid w:val="0012299A"/>
    <w:rsid w:val="00125D67"/>
    <w:rsid w:val="00127590"/>
    <w:rsid w:val="00150AE1"/>
    <w:rsid w:val="00160B53"/>
    <w:rsid w:val="00162823"/>
    <w:rsid w:val="0016791A"/>
    <w:rsid w:val="00191568"/>
    <w:rsid w:val="00191687"/>
    <w:rsid w:val="001A4BDD"/>
    <w:rsid w:val="001A5C10"/>
    <w:rsid w:val="001B0A97"/>
    <w:rsid w:val="001D09C3"/>
    <w:rsid w:val="001E5CDE"/>
    <w:rsid w:val="002025C1"/>
    <w:rsid w:val="00217AC8"/>
    <w:rsid w:val="0023405D"/>
    <w:rsid w:val="002435F3"/>
    <w:rsid w:val="002462F3"/>
    <w:rsid w:val="0024743A"/>
    <w:rsid w:val="00283978"/>
    <w:rsid w:val="00287159"/>
    <w:rsid w:val="002A27C6"/>
    <w:rsid w:val="002A3678"/>
    <w:rsid w:val="002B429B"/>
    <w:rsid w:val="002C79D1"/>
    <w:rsid w:val="002D1486"/>
    <w:rsid w:val="002D2EC6"/>
    <w:rsid w:val="002D3632"/>
    <w:rsid w:val="002D57E4"/>
    <w:rsid w:val="002D6D5D"/>
    <w:rsid w:val="002F54A7"/>
    <w:rsid w:val="003065BF"/>
    <w:rsid w:val="003156C2"/>
    <w:rsid w:val="003201B6"/>
    <w:rsid w:val="00321DC2"/>
    <w:rsid w:val="003233AA"/>
    <w:rsid w:val="0036060C"/>
    <w:rsid w:val="00361734"/>
    <w:rsid w:val="00374AE7"/>
    <w:rsid w:val="00375783"/>
    <w:rsid w:val="003827E6"/>
    <w:rsid w:val="003A2CDB"/>
    <w:rsid w:val="003B66FA"/>
    <w:rsid w:val="003C5689"/>
    <w:rsid w:val="003C675D"/>
    <w:rsid w:val="003C7290"/>
    <w:rsid w:val="003E06E7"/>
    <w:rsid w:val="00406348"/>
    <w:rsid w:val="004153C8"/>
    <w:rsid w:val="00443E79"/>
    <w:rsid w:val="00454D5C"/>
    <w:rsid w:val="004675C6"/>
    <w:rsid w:val="004805C6"/>
    <w:rsid w:val="00481AF9"/>
    <w:rsid w:val="00483124"/>
    <w:rsid w:val="004A7FE4"/>
    <w:rsid w:val="004B1F63"/>
    <w:rsid w:val="004B38C4"/>
    <w:rsid w:val="004E0341"/>
    <w:rsid w:val="004E11E7"/>
    <w:rsid w:val="004F36BF"/>
    <w:rsid w:val="004F3BD3"/>
    <w:rsid w:val="00510641"/>
    <w:rsid w:val="00516B67"/>
    <w:rsid w:val="00523FCE"/>
    <w:rsid w:val="00532AEA"/>
    <w:rsid w:val="00540277"/>
    <w:rsid w:val="005445BA"/>
    <w:rsid w:val="00554044"/>
    <w:rsid w:val="00557DEB"/>
    <w:rsid w:val="005B5E01"/>
    <w:rsid w:val="005C3532"/>
    <w:rsid w:val="005D5D0E"/>
    <w:rsid w:val="006012FA"/>
    <w:rsid w:val="0061302B"/>
    <w:rsid w:val="006201A2"/>
    <w:rsid w:val="006422A1"/>
    <w:rsid w:val="00643C46"/>
    <w:rsid w:val="00660228"/>
    <w:rsid w:val="006760C7"/>
    <w:rsid w:val="006932CE"/>
    <w:rsid w:val="006A7FBE"/>
    <w:rsid w:val="006B07FB"/>
    <w:rsid w:val="006B162D"/>
    <w:rsid w:val="006B237E"/>
    <w:rsid w:val="006B7FD8"/>
    <w:rsid w:val="006C07BB"/>
    <w:rsid w:val="006F0978"/>
    <w:rsid w:val="0074018B"/>
    <w:rsid w:val="0074122F"/>
    <w:rsid w:val="00756F1F"/>
    <w:rsid w:val="007655DE"/>
    <w:rsid w:val="00784AD6"/>
    <w:rsid w:val="00791057"/>
    <w:rsid w:val="007A1FF2"/>
    <w:rsid w:val="007A3C07"/>
    <w:rsid w:val="007B396C"/>
    <w:rsid w:val="007B75D0"/>
    <w:rsid w:val="007C45F4"/>
    <w:rsid w:val="007C78F0"/>
    <w:rsid w:val="007E0D65"/>
    <w:rsid w:val="007E1895"/>
    <w:rsid w:val="007F527B"/>
    <w:rsid w:val="008002E9"/>
    <w:rsid w:val="00800E94"/>
    <w:rsid w:val="00822941"/>
    <w:rsid w:val="008269B3"/>
    <w:rsid w:val="00831376"/>
    <w:rsid w:val="0084063A"/>
    <w:rsid w:val="008532CA"/>
    <w:rsid w:val="00860C2E"/>
    <w:rsid w:val="00861E6A"/>
    <w:rsid w:val="008955D2"/>
    <w:rsid w:val="008A40B2"/>
    <w:rsid w:val="008B13B5"/>
    <w:rsid w:val="008B3393"/>
    <w:rsid w:val="008B3489"/>
    <w:rsid w:val="008E6DB1"/>
    <w:rsid w:val="008F1BF0"/>
    <w:rsid w:val="00901ED2"/>
    <w:rsid w:val="0090331E"/>
    <w:rsid w:val="0091577B"/>
    <w:rsid w:val="00935A0D"/>
    <w:rsid w:val="00941E19"/>
    <w:rsid w:val="00952453"/>
    <w:rsid w:val="009612ED"/>
    <w:rsid w:val="009663BA"/>
    <w:rsid w:val="00985218"/>
    <w:rsid w:val="009861FC"/>
    <w:rsid w:val="009B0D3B"/>
    <w:rsid w:val="009C0803"/>
    <w:rsid w:val="009F7335"/>
    <w:rsid w:val="00A06DBD"/>
    <w:rsid w:val="00A32A7B"/>
    <w:rsid w:val="00A403FB"/>
    <w:rsid w:val="00A43120"/>
    <w:rsid w:val="00A56AAD"/>
    <w:rsid w:val="00A613D0"/>
    <w:rsid w:val="00A82091"/>
    <w:rsid w:val="00A90A73"/>
    <w:rsid w:val="00A9196B"/>
    <w:rsid w:val="00AC0941"/>
    <w:rsid w:val="00AC5C3C"/>
    <w:rsid w:val="00AD0755"/>
    <w:rsid w:val="00AF3767"/>
    <w:rsid w:val="00B000DB"/>
    <w:rsid w:val="00B019A5"/>
    <w:rsid w:val="00B14D5F"/>
    <w:rsid w:val="00B32BDD"/>
    <w:rsid w:val="00B62DD7"/>
    <w:rsid w:val="00B72C12"/>
    <w:rsid w:val="00B76EE0"/>
    <w:rsid w:val="00B92D03"/>
    <w:rsid w:val="00BA04BE"/>
    <w:rsid w:val="00BA40FB"/>
    <w:rsid w:val="00BC119B"/>
    <w:rsid w:val="00BF205A"/>
    <w:rsid w:val="00BF45F9"/>
    <w:rsid w:val="00BF5852"/>
    <w:rsid w:val="00C0635F"/>
    <w:rsid w:val="00C37B2F"/>
    <w:rsid w:val="00C405B0"/>
    <w:rsid w:val="00C46400"/>
    <w:rsid w:val="00C479DE"/>
    <w:rsid w:val="00C47D63"/>
    <w:rsid w:val="00C53C5E"/>
    <w:rsid w:val="00C572F4"/>
    <w:rsid w:val="00C66207"/>
    <w:rsid w:val="00C712C9"/>
    <w:rsid w:val="00C85365"/>
    <w:rsid w:val="00CA2DCB"/>
    <w:rsid w:val="00CE0B84"/>
    <w:rsid w:val="00CE5A56"/>
    <w:rsid w:val="00CF1131"/>
    <w:rsid w:val="00CF77AE"/>
    <w:rsid w:val="00D1463B"/>
    <w:rsid w:val="00D21ECB"/>
    <w:rsid w:val="00D260B4"/>
    <w:rsid w:val="00D33331"/>
    <w:rsid w:val="00D3604C"/>
    <w:rsid w:val="00D40DC5"/>
    <w:rsid w:val="00D468D4"/>
    <w:rsid w:val="00D536EC"/>
    <w:rsid w:val="00D74014"/>
    <w:rsid w:val="00DA0D97"/>
    <w:rsid w:val="00DA5C0C"/>
    <w:rsid w:val="00DB2252"/>
    <w:rsid w:val="00DC4BD2"/>
    <w:rsid w:val="00DD72F0"/>
    <w:rsid w:val="00DF095E"/>
    <w:rsid w:val="00DF3F8D"/>
    <w:rsid w:val="00E126B2"/>
    <w:rsid w:val="00E133AB"/>
    <w:rsid w:val="00E2703C"/>
    <w:rsid w:val="00E328B1"/>
    <w:rsid w:val="00E32D5E"/>
    <w:rsid w:val="00E34C94"/>
    <w:rsid w:val="00E368BD"/>
    <w:rsid w:val="00E401F4"/>
    <w:rsid w:val="00E458C2"/>
    <w:rsid w:val="00E465E6"/>
    <w:rsid w:val="00E65E26"/>
    <w:rsid w:val="00E70536"/>
    <w:rsid w:val="00E736EA"/>
    <w:rsid w:val="00E92069"/>
    <w:rsid w:val="00EB36BD"/>
    <w:rsid w:val="00EC7768"/>
    <w:rsid w:val="00ED1CAC"/>
    <w:rsid w:val="00ED4007"/>
    <w:rsid w:val="00EE7988"/>
    <w:rsid w:val="00F13226"/>
    <w:rsid w:val="00F20CA0"/>
    <w:rsid w:val="00F23DB0"/>
    <w:rsid w:val="00F26A2C"/>
    <w:rsid w:val="00F64498"/>
    <w:rsid w:val="00F922E2"/>
    <w:rsid w:val="00FB2586"/>
    <w:rsid w:val="00FB2ABC"/>
    <w:rsid w:val="00FC433B"/>
    <w:rsid w:val="00FC6F50"/>
    <w:rsid w:val="00FD22E5"/>
    <w:rsid w:val="00FD31C1"/>
    <w:rsid w:val="00FE08DD"/>
    <w:rsid w:val="00FF1FBE"/>
    <w:rsid w:val="00FF2327"/>
    <w:rsid w:val="00FF39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rules v:ext="edit">
        <o:r id="V:Rule1" type="connector" idref="#Straight Arrow Connector 54"/>
        <o:r id="V:Rule2" type="connector" idref="#Straight Arrow Connector 53"/>
        <o:r id="V:Rule3" type="connector" idref="#Straight Arrow Connector 50"/>
        <o:r id="V:Rule4" type="connector" idref="#Straight Arrow Connector 49"/>
        <o:r id="V:Rule5" type="connector" idref="#Straight Arrow Connector 46"/>
        <o:r id="V:Rule6" type="connector" idref="#Straight Arrow Connector 45"/>
        <o:r id="V:Rule7" type="connector" idref="#Straight Arrow Connector 42"/>
        <o:r id="V:Rule8" type="connector" idref="#Straight Arrow Connector 39"/>
        <o:r id="V:Rule9" type="connector" idref="#Straight Arrow Connector 37"/>
        <o:r id="V:Rule10" type="connector" idref="#Straight Arrow Connector 36"/>
        <o:r id="V:Rule11" type="connector" idref="#Straight Arrow Connector 35"/>
        <o:r id="V:Rule12" type="connector" idref="#Straight Arrow Connector 32"/>
        <o:r id="V:Rule13" type="connector" idref="#Straight Arrow Connector 34"/>
        <o:r id="V:Rule14" type="connector" idref="#Straight Arrow Connector 33"/>
        <o:r id="V:Rule15" type="connector" idref="#Straight Arrow Connector 17"/>
        <o:r id="V:Rule16" type="connector" idref="#Straight Arrow Connector 100"/>
        <o:r id="V:Rule17" type="connector" idref="#Straight Arrow Connector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980"/>
  </w:style>
  <w:style w:type="paragraph" w:styleId="Heading1">
    <w:name w:val="heading 1"/>
    <w:link w:val="Heading1Char"/>
    <w:autoRedefine/>
    <w:uiPriority w:val="9"/>
    <w:qFormat/>
    <w:rsid w:val="002462F3"/>
    <w:pPr>
      <w:keepNext/>
      <w:keepLines/>
      <w:spacing w:before="400" w:after="40" w:line="360" w:lineRule="auto"/>
      <w:ind w:left="1260"/>
      <w:jc w:val="center"/>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autoRedefine/>
    <w:uiPriority w:val="9"/>
    <w:unhideWhenUsed/>
    <w:qFormat/>
    <w:rsid w:val="009F7335"/>
    <w:pPr>
      <w:keepNext/>
      <w:keepLines/>
      <w:spacing w:before="40" w:after="0" w:line="360" w:lineRule="auto"/>
      <w:ind w:left="1260"/>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5B5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3C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2F3"/>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9F7335"/>
    <w:rPr>
      <w:rFonts w:ascii="Times New Roman" w:eastAsiaTheme="majorEastAsia" w:hAnsi="Times New Roman" w:cs="Times New Roman"/>
      <w:b/>
      <w:bCs/>
      <w:sz w:val="28"/>
      <w:szCs w:val="28"/>
    </w:rPr>
  </w:style>
  <w:style w:type="character" w:customStyle="1" w:styleId="fontstyle01">
    <w:name w:val="fontstyle01"/>
    <w:basedOn w:val="DefaultParagraphFont"/>
    <w:rsid w:val="00A82091"/>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82091"/>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03413D"/>
    <w:rPr>
      <w:rFonts w:ascii="Times New Roman" w:hAnsi="Times New Roman" w:cs="Times New Roman" w:hint="default"/>
      <w:b w:val="0"/>
      <w:bCs w:val="0"/>
      <w:i w:val="0"/>
      <w:iCs w:val="0"/>
      <w:color w:val="000000"/>
      <w:sz w:val="24"/>
      <w:szCs w:val="24"/>
    </w:rPr>
  </w:style>
  <w:style w:type="paragraph" w:styleId="TOCHeading">
    <w:name w:val="TOC Heading"/>
    <w:basedOn w:val="Heading1"/>
    <w:next w:val="Normal"/>
    <w:uiPriority w:val="39"/>
    <w:unhideWhenUsed/>
    <w:qFormat/>
    <w:rsid w:val="004805C6"/>
    <w:pPr>
      <w:outlineLvl w:val="9"/>
    </w:pPr>
  </w:style>
  <w:style w:type="paragraph" w:styleId="TOC2">
    <w:name w:val="toc 2"/>
    <w:basedOn w:val="Normal"/>
    <w:next w:val="Normal"/>
    <w:link w:val="TOC2Char"/>
    <w:autoRedefine/>
    <w:uiPriority w:val="39"/>
    <w:unhideWhenUsed/>
    <w:rsid w:val="006B7FD8"/>
    <w:pPr>
      <w:tabs>
        <w:tab w:val="right" w:leader="dot" w:pos="8630"/>
      </w:tabs>
      <w:spacing w:before="120" w:after="0" w:line="276" w:lineRule="auto"/>
      <w:ind w:left="1260"/>
    </w:pPr>
    <w:rPr>
      <w:rFonts w:ascii="Times New Roman" w:eastAsiaTheme="minorEastAsia" w:hAnsi="Times New Roman" w:cs="Times New Roman"/>
      <w:b/>
      <w:bCs/>
      <w:i/>
      <w:iCs/>
      <w:noProof/>
      <w:sz w:val="28"/>
    </w:rPr>
  </w:style>
  <w:style w:type="paragraph" w:styleId="TOC1">
    <w:name w:val="toc 1"/>
    <w:basedOn w:val="Normal"/>
    <w:next w:val="Heading1"/>
    <w:link w:val="TOC1Char"/>
    <w:autoRedefine/>
    <w:uiPriority w:val="39"/>
    <w:unhideWhenUsed/>
    <w:rsid w:val="006B7FD8"/>
    <w:pPr>
      <w:tabs>
        <w:tab w:val="right" w:leader="dot" w:pos="8630"/>
      </w:tabs>
      <w:spacing w:before="120" w:after="0" w:line="276" w:lineRule="auto"/>
      <w:ind w:left="1260"/>
    </w:pPr>
    <w:rPr>
      <w:rFonts w:eastAsiaTheme="minorEastAsia" w:cstheme="minorHAnsi"/>
      <w:b/>
      <w:bCs/>
      <w:i/>
      <w:iCs/>
      <w:sz w:val="24"/>
      <w:szCs w:val="24"/>
    </w:rPr>
  </w:style>
  <w:style w:type="paragraph" w:styleId="TOC3">
    <w:name w:val="toc 3"/>
    <w:basedOn w:val="Normal"/>
    <w:next w:val="Normal"/>
    <w:autoRedefine/>
    <w:uiPriority w:val="39"/>
    <w:unhideWhenUsed/>
    <w:rsid w:val="006B7FD8"/>
    <w:pPr>
      <w:tabs>
        <w:tab w:val="right" w:leader="dot" w:pos="8630"/>
      </w:tabs>
      <w:spacing w:after="0" w:line="276" w:lineRule="auto"/>
      <w:ind w:left="1260"/>
    </w:pPr>
    <w:rPr>
      <w:rFonts w:eastAsiaTheme="minorEastAsia" w:cstheme="minorHAnsi"/>
      <w:sz w:val="20"/>
      <w:szCs w:val="20"/>
    </w:rPr>
  </w:style>
  <w:style w:type="character" w:styleId="Hyperlink">
    <w:name w:val="Hyperlink"/>
    <w:basedOn w:val="DefaultParagraphFont"/>
    <w:uiPriority w:val="99"/>
    <w:unhideWhenUsed/>
    <w:rsid w:val="004805C6"/>
    <w:rPr>
      <w:color w:val="0563C1" w:themeColor="hyperlink"/>
      <w:u w:val="single"/>
    </w:rPr>
  </w:style>
  <w:style w:type="paragraph" w:styleId="TOC4">
    <w:name w:val="toc 4"/>
    <w:basedOn w:val="Normal"/>
    <w:next w:val="Normal"/>
    <w:autoRedefine/>
    <w:uiPriority w:val="39"/>
    <w:unhideWhenUsed/>
    <w:rsid w:val="006B7FD8"/>
    <w:pPr>
      <w:tabs>
        <w:tab w:val="right" w:leader="hyphen" w:pos="8630"/>
      </w:tabs>
      <w:spacing w:after="0" w:line="276" w:lineRule="auto"/>
      <w:ind w:left="1260"/>
    </w:pPr>
    <w:rPr>
      <w:rFonts w:asciiTheme="majorHAnsi" w:eastAsiaTheme="minorEastAsia" w:hAnsiTheme="majorHAnsi" w:cstheme="majorHAnsi"/>
      <w:noProof/>
      <w:sz w:val="20"/>
      <w:szCs w:val="20"/>
    </w:rPr>
  </w:style>
  <w:style w:type="paragraph" w:styleId="TOC5">
    <w:name w:val="toc 5"/>
    <w:basedOn w:val="Normal"/>
    <w:next w:val="Normal"/>
    <w:autoRedefine/>
    <w:uiPriority w:val="39"/>
    <w:unhideWhenUsed/>
    <w:rsid w:val="006B7FD8"/>
    <w:pPr>
      <w:tabs>
        <w:tab w:val="right" w:leader="dot" w:pos="8630"/>
      </w:tabs>
      <w:spacing w:after="0" w:line="276" w:lineRule="auto"/>
      <w:ind w:left="1260"/>
    </w:pPr>
    <w:rPr>
      <w:rFonts w:eastAsiaTheme="minorEastAsia" w:cstheme="minorHAnsi"/>
      <w:sz w:val="20"/>
      <w:szCs w:val="20"/>
    </w:rPr>
  </w:style>
  <w:style w:type="character" w:customStyle="1" w:styleId="TOC1Char">
    <w:name w:val="TOC 1 Char"/>
    <w:basedOn w:val="DefaultParagraphFont"/>
    <w:link w:val="TOC1"/>
    <w:uiPriority w:val="39"/>
    <w:rsid w:val="006B7FD8"/>
    <w:rPr>
      <w:rFonts w:eastAsiaTheme="minorEastAsia" w:cstheme="minorHAnsi"/>
      <w:b/>
      <w:bCs/>
      <w:i/>
      <w:iCs/>
      <w:sz w:val="24"/>
      <w:szCs w:val="24"/>
    </w:rPr>
  </w:style>
  <w:style w:type="character" w:customStyle="1" w:styleId="TOC2Char">
    <w:name w:val="TOC 2 Char"/>
    <w:basedOn w:val="DefaultParagraphFont"/>
    <w:link w:val="TOC2"/>
    <w:uiPriority w:val="39"/>
    <w:rsid w:val="006B7FD8"/>
    <w:rPr>
      <w:rFonts w:ascii="Times New Roman" w:eastAsiaTheme="minorEastAsia" w:hAnsi="Times New Roman" w:cs="Times New Roman"/>
      <w:b/>
      <w:bCs/>
      <w:i/>
      <w:iCs/>
      <w:noProof/>
      <w:sz w:val="28"/>
    </w:rPr>
  </w:style>
  <w:style w:type="character" w:customStyle="1" w:styleId="Heading3Char">
    <w:name w:val="Heading 3 Char"/>
    <w:basedOn w:val="DefaultParagraphFont"/>
    <w:link w:val="Heading3"/>
    <w:uiPriority w:val="9"/>
    <w:rsid w:val="005B5E0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405B0"/>
    <w:pPr>
      <w:ind w:left="720"/>
      <w:contextualSpacing/>
    </w:pPr>
  </w:style>
  <w:style w:type="character" w:customStyle="1" w:styleId="Heading4Char">
    <w:name w:val="Heading 4 Char"/>
    <w:basedOn w:val="DefaultParagraphFont"/>
    <w:link w:val="Heading4"/>
    <w:uiPriority w:val="9"/>
    <w:rsid w:val="00643C4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643C46"/>
    <w:pPr>
      <w:spacing w:after="80" w:line="240" w:lineRule="auto"/>
    </w:pPr>
    <w:rPr>
      <w:rFonts w:ascii="Times New Roman" w:eastAsiaTheme="minorEastAsia" w:hAnsi="Times New Roman"/>
      <w:b/>
      <w:bCs/>
      <w:smallCaps/>
      <w:color w:val="44546A" w:themeColor="text2"/>
      <w:sz w:val="24"/>
    </w:rPr>
  </w:style>
  <w:style w:type="table" w:styleId="TableGrid">
    <w:name w:val="Table Grid"/>
    <w:basedOn w:val="TableNormal"/>
    <w:uiPriority w:val="39"/>
    <w:rsid w:val="00643C46"/>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FD31C1"/>
    <w:rPr>
      <w:rFonts w:ascii="Symbol" w:hAnsi="Symbol" w:hint="default"/>
      <w:b w:val="0"/>
      <w:bCs w:val="0"/>
      <w:i w:val="0"/>
      <w:iCs w:val="0"/>
      <w:color w:val="000000"/>
      <w:sz w:val="24"/>
      <w:szCs w:val="24"/>
    </w:rPr>
  </w:style>
  <w:style w:type="character" w:customStyle="1" w:styleId="UnresolvedMention">
    <w:name w:val="Unresolved Mention"/>
    <w:basedOn w:val="DefaultParagraphFont"/>
    <w:uiPriority w:val="99"/>
    <w:semiHidden/>
    <w:unhideWhenUsed/>
    <w:rsid w:val="00FD31C1"/>
    <w:rPr>
      <w:color w:val="605E5C"/>
      <w:shd w:val="clear" w:color="auto" w:fill="E1DFDD"/>
    </w:rPr>
  </w:style>
  <w:style w:type="paragraph" w:styleId="BalloonText">
    <w:name w:val="Balloon Text"/>
    <w:basedOn w:val="Normal"/>
    <w:link w:val="BalloonTextChar"/>
    <w:uiPriority w:val="99"/>
    <w:semiHidden/>
    <w:unhideWhenUsed/>
    <w:rsid w:val="00C063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35F"/>
    <w:rPr>
      <w:rFonts w:ascii="Segoe UI" w:hAnsi="Segoe UI" w:cs="Segoe UI"/>
      <w:sz w:val="18"/>
      <w:szCs w:val="18"/>
    </w:rPr>
  </w:style>
  <w:style w:type="paragraph" w:styleId="Header">
    <w:name w:val="header"/>
    <w:basedOn w:val="Normal"/>
    <w:link w:val="HeaderChar"/>
    <w:uiPriority w:val="99"/>
    <w:unhideWhenUsed/>
    <w:rsid w:val="008A4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0B2"/>
  </w:style>
  <w:style w:type="paragraph" w:styleId="Footer">
    <w:name w:val="footer"/>
    <w:basedOn w:val="Normal"/>
    <w:link w:val="FooterChar"/>
    <w:uiPriority w:val="99"/>
    <w:unhideWhenUsed/>
    <w:rsid w:val="008A4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0B2"/>
  </w:style>
  <w:style w:type="numbering" w:customStyle="1" w:styleId="CurrentList1">
    <w:name w:val="Current List1"/>
    <w:uiPriority w:val="99"/>
    <w:rsid w:val="00F922E2"/>
    <w:pPr>
      <w:numPr>
        <w:numId w:val="25"/>
      </w:numPr>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D7C1D-8FAC-4392-B4E8-A9453F66E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38</Pages>
  <Words>6264</Words>
  <Characters>35711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 User</cp:lastModifiedBy>
  <cp:revision>30</cp:revision>
  <dcterms:created xsi:type="dcterms:W3CDTF">2022-11-12T09:41:00Z</dcterms:created>
  <dcterms:modified xsi:type="dcterms:W3CDTF">2022-11-14T11:57:00Z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9830bde3fa05ec3507276d6e7698035ced3716c834f3aaf1d813d8dd3c44236e</vt:lpwstr>
  </property>
</Properties>
</file>